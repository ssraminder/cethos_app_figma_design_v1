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861A3" w14:textId="77777777" w:rsidR="008D20AA" w:rsidRPr="00426101" w:rsidRDefault="008820AF">
      <w:pPr>
        <w:spacing w:after="80"/>
      </w:pPr>
      <w:r>
        <w:rPr>
          <w:b/>
          <w:bCs/>
          <w:sz w:val="28"/>
          <w:szCs w:val="28"/>
        </w:rPr>
        <w:t>CETHOS SOLUTIONS</w:t>
      </w:r>
    </w:p>
    <w:p w14:paraId="5CF6761E" w14:textId="77777777" w:rsidR="008D20AA" w:rsidRPr="00426101" w:rsidRDefault="008820AF">
      <w:pPr>
        <w:spacing w:after="40"/>
      </w:pPr>
      <w:r>
        <w:rPr>
          <w:sz w:val="24"/>
          <w:szCs w:val="24"/>
        </w:rPr>
        <w:t>Standard Operating Procedure</w:t>
      </w:r>
    </w:p>
    <w:p w14:paraId="761E36CF" w14:textId="77777777" w:rsidR="008D20AA" w:rsidRPr="00426101" w:rsidRDefault="008820AF">
      <w:pPr>
        <w:spacing w:after="240"/>
      </w:pPr>
      <w:r>
        <w:rPr>
          <w:b/>
          <w:bCs/>
          <w:sz w:val="32"/>
          <w:szCs w:val="32"/>
        </w:rPr>
        <w:t>Vendor Qualification for COA Translation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D20AA" w:rsidRPr="00426101" w14:paraId="3C9E255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29A235" w14:textId="77777777" w:rsidR="008D20AA" w:rsidRPr="00426101" w:rsidRDefault="008820AF">
            <w:r>
              <w:rPr>
                <w:b/>
                <w:bCs/>
                <w:sz w:val="20"/>
                <w:szCs w:val="20"/>
              </w:rPr>
              <w:t>Document Title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07A3C" w14:textId="77777777" w:rsidR="008D20AA" w:rsidRPr="00426101" w:rsidRDefault="008820AF">
            <w:r>
              <w:rPr>
                <w:sz w:val="20"/>
                <w:szCs w:val="20"/>
              </w:rPr>
              <w:t>Standard Operating Procedure: Vendor Qualification for COA Translation Services</w:t>
            </w:r>
          </w:p>
        </w:tc>
      </w:tr>
      <w:tr w:rsidR="008D20AA" w:rsidRPr="00426101" w14:paraId="03F5F33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0C59A6" w14:textId="77777777" w:rsidR="008D20AA" w:rsidRPr="00426101" w:rsidRDefault="008820AF">
            <w:r>
              <w:rPr>
                <w:b/>
                <w:bCs/>
                <w:sz w:val="20"/>
                <w:szCs w:val="20"/>
              </w:rPr>
              <w:t>SOP Number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7E841" w14:textId="77777777" w:rsidR="008D20AA" w:rsidRPr="00426101" w:rsidRDefault="008820AF">
            <w:r>
              <w:rPr>
                <w:sz w:val="20"/>
                <w:szCs w:val="20"/>
              </w:rPr>
              <w:t>VM-001</w:t>
            </w:r>
          </w:p>
        </w:tc>
      </w:tr>
      <w:tr w:rsidR="008D20AA" w:rsidRPr="00426101" w14:paraId="03DBEE6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8114AD" w14:textId="77777777" w:rsidR="008D20AA" w:rsidRPr="00426101" w:rsidRDefault="008820AF">
            <w:r>
              <w:rPr>
                <w:b/>
                <w:bCs/>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2D617" w14:textId="77777777" w:rsidR="008D20AA" w:rsidRPr="00426101" w:rsidRDefault="008820AF">
            <w:r>
              <w:rPr>
                <w:sz w:val="20"/>
                <w:szCs w:val="20"/>
              </w:rPr>
              <w:t>1.1 (Draft — pending approval)</w:t>
            </w:r>
          </w:p>
        </w:tc>
      </w:tr>
      <w:tr w:rsidR="008D20AA" w:rsidRPr="00426101" w14:paraId="490E435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5581D1" w14:textId="77777777" w:rsidR="008D20AA" w:rsidRPr="00426101" w:rsidRDefault="008820AF">
            <w:r>
              <w:rPr>
                <w:b/>
                <w:bCs/>
                <w:sz w:val="20"/>
                <w:szCs w:val="20"/>
              </w:rPr>
              <w:t>Effective 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202B3" w14:textId="77777777" w:rsidR="008D20AA" w:rsidRPr="00426101" w:rsidRDefault="008820AF">
            <w:r>
              <w:rPr>
                <w:sz w:val="20"/>
                <w:szCs w:val="20"/>
              </w:rPr>
              <w:t>Upon v1.1 approval (v1.0 effective June 2, 2026)</w:t>
            </w:r>
          </w:p>
        </w:tc>
      </w:tr>
      <w:tr w:rsidR="008D20AA" w:rsidRPr="00426101" w14:paraId="19802DD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3AA19F" w14:textId="77777777" w:rsidR="008D20AA" w:rsidRPr="00426101" w:rsidRDefault="008820AF">
            <w:r>
              <w:rPr>
                <w:b/>
                <w:bCs/>
                <w:sz w:val="20"/>
                <w:szCs w:val="20"/>
              </w:rPr>
              <w:t>Review 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72701" w14:textId="77777777" w:rsidR="008D20AA" w:rsidRPr="00426101" w:rsidRDefault="008820AF">
            <w:r>
              <w:rPr>
                <w:sz w:val="20"/>
                <w:szCs w:val="20"/>
              </w:rPr>
              <w:t>June 2, 2027</w:t>
            </w:r>
          </w:p>
        </w:tc>
      </w:tr>
      <w:tr w:rsidR="008D20AA" w:rsidRPr="00426101" w14:paraId="76B9AAB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6AD709" w14:textId="77777777" w:rsidR="008D20AA" w:rsidRPr="00426101" w:rsidRDefault="008820AF">
            <w:r>
              <w:rPr>
                <w:b/>
                <w:bCs/>
                <w:sz w:val="20"/>
                <w:szCs w:val="20"/>
              </w:rPr>
              <w:t>Document Owner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856E0" w14:textId="77777777" w:rsidR="008D20AA" w:rsidRPr="00426101" w:rsidRDefault="008820AF">
            <w:r>
              <w:rPr>
                <w:sz w:val="20"/>
                <w:szCs w:val="20"/>
              </w:rPr>
              <w:t>Vendor Management / Quality Manager</w:t>
            </w:r>
          </w:p>
        </w:tc>
      </w:tr>
      <w:tr w:rsidR="008D20AA" w:rsidRPr="00426101" w14:paraId="0251857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D6F211" w14:textId="77777777" w:rsidR="008D20AA" w:rsidRPr="00426101" w:rsidRDefault="008820AF">
            <w:r>
              <w:rPr>
                <w:b/>
                <w:bCs/>
                <w:sz w:val="20"/>
                <w:szCs w:val="20"/>
              </w:rPr>
              <w:t>Approved By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14A06" w14:textId="77777777" w:rsidR="008D20AA" w:rsidRPr="00426101" w:rsidRDefault="008820AF">
            <w:r>
              <w:rPr>
                <w:sz w:val="20"/>
                <w:szCs w:val="20"/>
              </w:rPr>
              <w:t>Raminder Shah — Managing Director</w:t>
            </w:r>
          </w:p>
        </w:tc>
      </w:tr>
      <w:tr w:rsidR="008D20AA" w:rsidRPr="00426101" w14:paraId="05E5077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7A3CC4" w14:textId="77777777" w:rsidR="008D20AA" w:rsidRPr="00426101" w:rsidRDefault="008820AF">
            <w:r>
              <w:rPr>
                <w:b/>
                <w:bCs/>
                <w:sz w:val="20"/>
                <w:szCs w:val="20"/>
              </w:rPr>
              <w:t>Scope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9DB76" w14:textId="77777777" w:rsidR="008D20AA" w:rsidRPr="00426101" w:rsidRDefault="008820AF">
            <w:r>
              <w:rPr>
                <w:sz w:val="20"/>
                <w:szCs w:val="20"/>
              </w:rPr>
              <w:t>All clinical outcome assessment (COA) translation projects</w:t>
            </w:r>
          </w:p>
        </w:tc>
      </w:tr>
      <w:tr w:rsidR="008D20AA" w:rsidRPr="00426101" w14:paraId="2EE72C6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5B2C7A" w14:textId="77777777" w:rsidR="008D20AA" w:rsidRPr="00426101" w:rsidRDefault="008820AF">
            <w:r>
              <w:rPr>
                <w:b/>
                <w:bCs/>
                <w:sz w:val="20"/>
                <w:szCs w:val="20"/>
              </w:rPr>
              <w:t>Regulatory Reference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62786" w14:textId="77777777" w:rsidR="008D20AA" w:rsidRPr="00426101" w:rsidRDefault="008820AF">
            <w:r>
              <w:rPr>
                <w:sz w:val="20"/>
                <w:szCs w:val="20"/>
              </w:rPr>
              <w:t>ISO 17100:2015; ISPOR Wild et al. 2005</w:t>
            </w:r>
          </w:p>
        </w:tc>
      </w:tr>
    </w:tbl>
    <w:p w14:paraId="759F3465" w14:textId="77777777" w:rsidR="008D20AA" w:rsidRPr="00426101" w:rsidRDefault="008D20AA">
      <w:pPr>
        <w:spacing w:before="240"/>
      </w:pPr>
    </w:p>
    <w:p w14:paraId="77AA03BE" w14:textId="77777777" w:rsidR="008D20AA" w:rsidRPr="00426101" w:rsidRDefault="008D20AA">
      <w:pPr>
        <w:pBdr>
          <w:bottom w:val="single" w:sz="4" w:space="1" w:color="2E75B6"/>
        </w:pBdr>
        <w:spacing w:before="120" w:after="120"/>
      </w:pPr>
    </w:p>
    <w:p w14:paraId="505E965F" w14:textId="77777777" w:rsidR="008D20AA" w:rsidRPr="00426101" w:rsidRDefault="008820AF">
      <w:pPr>
        <w:pStyle w:val="Heading1"/>
        <w:rPr>
          <w:color w:val="auto"/>
        </w:rPr>
      </w:pPr>
      <w:r>
        <w:rPr>
          <w:color w:val="auto"/>
        </w:rPr>
        <w:t>1. Purpose</w:t>
      </w:r>
    </w:p>
    <w:p w14:paraId="57BB8836" w14:textId="77777777" w:rsidR="008D20AA" w:rsidRPr="00426101" w:rsidRDefault="008820AF">
      <w:pPr>
        <w:spacing w:before="60" w:after="60"/>
      </w:pPr>
      <w:r>
        <w:t>This Standard Operating Procedure (SOP) defines the process by which Cethos Solutions identifies, evaluates, qualifies, onboards, and monitors translators and revisers assigned to Clinical Outcome Assessment (COA) translation projects. It ensures that all linguists working on COA content meet the competence requirements of ISO 17100:2015 and the subject matter standards required for life sciences work.</w:t>
      </w:r>
    </w:p>
    <w:p w14:paraId="50656751" w14:textId="77777777" w:rsidR="008D20AA" w:rsidRPr="00426101" w:rsidRDefault="008820AF">
      <w:pPr>
        <w:spacing w:before="60" w:after="60"/>
      </w:pPr>
      <w:r>
        <w:t>This SOP applies to all translation and revision roles on COA projects, including patient-reported outcomes (PRO) instruments, clinician-reported outcomes (ClinRO), observer-reported outcomes (ObsRO), and performance-based outcomes (PerfO).</w:t>
      </w:r>
    </w:p>
    <w:p w14:paraId="5D397740" w14:textId="77777777" w:rsidR="008D20AA" w:rsidRPr="00426101" w:rsidRDefault="008D20AA">
      <w:pPr>
        <w:spacing w:before="120"/>
      </w:pPr>
    </w:p>
    <w:p w14:paraId="00A0B084" w14:textId="77777777" w:rsidR="008D20AA" w:rsidRPr="00426101" w:rsidRDefault="008D20AA">
      <w:pPr>
        <w:pBdr>
          <w:bottom w:val="single" w:sz="4" w:space="1" w:color="2E75B6"/>
        </w:pBdr>
        <w:spacing w:before="120" w:after="120"/>
      </w:pPr>
    </w:p>
    <w:p w14:paraId="2FA05866" w14:textId="77777777" w:rsidR="008D20AA" w:rsidRPr="00426101" w:rsidRDefault="008820AF">
      <w:pPr>
        <w:pStyle w:val="Heading1"/>
        <w:rPr>
          <w:color w:val="auto"/>
        </w:rPr>
      </w:pPr>
      <w:r>
        <w:rPr>
          <w:color w:val="auto"/>
        </w:rPr>
        <w:t>2. Scope</w:t>
      </w:r>
    </w:p>
    <w:p w14:paraId="356C0D7C" w14:textId="77777777" w:rsidR="008D20AA" w:rsidRPr="00426101" w:rsidRDefault="008820AF">
      <w:pPr>
        <w:spacing w:before="60" w:after="60"/>
      </w:pPr>
      <w:r>
        <w:t>This SOP applies to:</w:t>
      </w:r>
    </w:p>
    <w:p w14:paraId="0D4E1784" w14:textId="77777777" w:rsidR="008D20AA" w:rsidRPr="00426101" w:rsidRDefault="008820AF">
      <w:pPr>
        <w:pStyle w:val="ListParagraph"/>
        <w:numPr>
          <w:ilvl w:val="0"/>
          <w:numId w:val="2"/>
        </w:numPr>
        <w:spacing w:before="40" w:after="40"/>
      </w:pPr>
      <w:r>
        <w:t>All freelance translators and revisers assigned to COA project work</w:t>
      </w:r>
    </w:p>
    <w:p w14:paraId="07E8ED70" w14:textId="77777777" w:rsidR="008D20AA" w:rsidRPr="00426101" w:rsidRDefault="008820AF">
      <w:pPr>
        <w:pStyle w:val="ListParagraph"/>
        <w:numPr>
          <w:ilvl w:val="0"/>
          <w:numId w:val="2"/>
        </w:numPr>
        <w:spacing w:before="40" w:after="40"/>
      </w:pPr>
      <w:r>
        <w:t>All language pairs offered for COA translation</w:t>
      </w:r>
    </w:p>
    <w:p w14:paraId="0DE983EF" w14:textId="77777777" w:rsidR="008D20AA" w:rsidRPr="00426101" w:rsidRDefault="008820AF">
      <w:pPr>
        <w:pStyle w:val="ListParagraph"/>
        <w:numPr>
          <w:ilvl w:val="0"/>
          <w:numId w:val="2"/>
        </w:numPr>
        <w:spacing w:before="40" w:after="40"/>
      </w:pPr>
      <w:r>
        <w:t>All staff involved in vendor recruitment, evaluation, qualification decisions, onboarding, and performance monitoring</w:t>
      </w:r>
    </w:p>
    <w:p w14:paraId="52771BAC" w14:textId="77777777" w:rsidR="008D20AA" w:rsidRPr="00426101" w:rsidRDefault="008D20AA">
      <w:pPr>
        <w:spacing w:before="60"/>
      </w:pPr>
    </w:p>
    <w:p w14:paraId="3E6D8A00" w14:textId="77777777" w:rsidR="008D20AA" w:rsidRPr="00426101" w:rsidRDefault="008820AF">
      <w:pPr>
        <w:spacing w:before="60" w:after="60"/>
      </w:pPr>
      <w:r>
        <w:t>This SOP does not apply to:</w:t>
      </w:r>
    </w:p>
    <w:p w14:paraId="0B53E6CA" w14:textId="77777777" w:rsidR="008D20AA" w:rsidRPr="00426101" w:rsidRDefault="008820AF">
      <w:pPr>
        <w:pStyle w:val="ListParagraph"/>
        <w:numPr>
          <w:ilvl w:val="0"/>
          <w:numId w:val="2"/>
        </w:numPr>
        <w:spacing w:before="40" w:after="40"/>
      </w:pPr>
      <w:r>
        <w:t>Interpreters (governed by SOP INT-001)</w:t>
      </w:r>
    </w:p>
    <w:p w14:paraId="2CC97D1F" w14:textId="77777777" w:rsidR="008D20AA" w:rsidRPr="00426101" w:rsidRDefault="008820AF">
      <w:pPr>
        <w:pStyle w:val="ListParagraph"/>
        <w:numPr>
          <w:ilvl w:val="0"/>
          <w:numId w:val="2"/>
        </w:numPr>
        <w:spacing w:before="40" w:after="40"/>
      </w:pPr>
      <w:r>
        <w:lastRenderedPageBreak/>
        <w:t>Non-COA general translation work (governed by SOP VM-002)</w:t>
      </w:r>
    </w:p>
    <w:p w14:paraId="48D1C868" w14:textId="77777777" w:rsidR="008D20AA" w:rsidRPr="00426101" w:rsidRDefault="008820AF">
      <w:pPr>
        <w:pStyle w:val="ListParagraph"/>
        <w:numPr>
          <w:ilvl w:val="0"/>
          <w:numId w:val="2"/>
        </w:numPr>
        <w:spacing w:before="40" w:after="40"/>
      </w:pPr>
      <w:r>
        <w:t>Post-editing of machine translation output (not used for COA work at Cethos)</w:t>
      </w:r>
    </w:p>
    <w:p w14:paraId="330215D3" w14:textId="77777777" w:rsidR="008D20AA" w:rsidRPr="00426101" w:rsidRDefault="008D20AA">
      <w:pPr>
        <w:spacing w:before="120"/>
      </w:pPr>
    </w:p>
    <w:p w14:paraId="720C0389" w14:textId="77777777" w:rsidR="008D20AA" w:rsidRPr="00426101" w:rsidRDefault="008D20AA">
      <w:pPr>
        <w:pBdr>
          <w:bottom w:val="single" w:sz="4" w:space="1" w:color="2E75B6"/>
        </w:pBdr>
        <w:spacing w:before="120" w:after="120"/>
      </w:pPr>
    </w:p>
    <w:p w14:paraId="51F08E56" w14:textId="77777777" w:rsidR="008D20AA" w:rsidRPr="00426101" w:rsidRDefault="008820AF">
      <w:pPr>
        <w:pStyle w:val="Heading1"/>
        <w:rPr>
          <w:color w:val="auto"/>
        </w:rPr>
      </w:pPr>
      <w:r>
        <w:rPr>
          <w:color w:val="auto"/>
        </w:rPr>
        <w:t>3. Responsibilities</w:t>
      </w:r>
    </w:p>
    <w:p w14:paraId="149164EB" w14:textId="77777777" w:rsidR="008D20AA" w:rsidRPr="00426101" w:rsidRDefault="008D20A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D20AA" w:rsidRPr="00426101" w14:paraId="4D2DD34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D93F86" w14:textId="77777777" w:rsidR="008D20AA" w:rsidRPr="00426101" w:rsidRDefault="008820AF">
            <w:r>
              <w:rPr>
                <w:b/>
                <w:bCs/>
                <w:sz w:val="20"/>
                <w:szCs w:val="20"/>
              </w:rPr>
              <w:t>Role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66BB57" w14:textId="77777777" w:rsidR="008D20AA" w:rsidRPr="00426101" w:rsidRDefault="008820AF">
            <w:r>
              <w:rPr>
                <w:b/>
                <w:bCs/>
                <w:sz w:val="20"/>
                <w:szCs w:val="20"/>
              </w:rPr>
              <w:t>Responsibilities</w:t>
            </w:r>
          </w:p>
        </w:tc>
      </w:tr>
      <w:tr w:rsidR="008D20AA" w:rsidRPr="00426101" w14:paraId="14B8DA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ECFA9" w14:textId="77777777" w:rsidR="008D20AA" w:rsidRPr="00426101" w:rsidRDefault="008820AF">
            <w:r>
              <w:rPr>
                <w:sz w:val="20"/>
                <w:szCs w:val="20"/>
              </w:rPr>
              <w:t>Quality Manager / Vendor Management Lead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17F2E" w14:textId="77777777" w:rsidR="008D20AA" w:rsidRPr="00426101" w:rsidRDefault="008820AF">
            <w:r>
              <w:rPr>
                <w:sz w:val="20"/>
                <w:szCs w:val="20"/>
              </w:rPr>
              <w:t>Owns this SOP; oversees all qualification decisions; maintains the COA vendor pool; conducts periodic performance reviews</w:t>
            </w:r>
          </w:p>
        </w:tc>
      </w:tr>
      <w:tr w:rsidR="008D20AA" w:rsidRPr="00426101" w14:paraId="6767771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923CD5" w14:textId="77777777" w:rsidR="008D20AA" w:rsidRPr="00426101" w:rsidRDefault="008820AF">
            <w:r>
              <w:rPr>
                <w:sz w:val="20"/>
                <w:szCs w:val="20"/>
              </w:rPr>
              <w:t>Managing Director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46085" w14:textId="77777777" w:rsidR="008D20AA" w:rsidRPr="00426101" w:rsidRDefault="008820AF">
            <w:r>
              <w:rPr>
                <w:sz w:val="20"/>
                <w:szCs w:val="20"/>
              </w:rPr>
              <w:t>Approves final qualification decisions for new COA translators; approves offboarding decisions; approves SOP revisions</w:t>
            </w:r>
          </w:p>
        </w:tc>
      </w:tr>
      <w:tr w:rsidR="008D20AA" w:rsidRPr="00426101" w14:paraId="5F498F9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00CEA" w14:textId="77777777" w:rsidR="008D20AA" w:rsidRPr="00426101" w:rsidRDefault="008820AF">
            <w:r>
              <w:rPr>
                <w:sz w:val="20"/>
                <w:szCs w:val="20"/>
              </w:rPr>
              <w:t>Project Manager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C2DE6" w14:textId="77777777" w:rsidR="008D20AA" w:rsidRPr="00426101" w:rsidRDefault="008820AF">
            <w:r>
              <w:rPr>
                <w:sz w:val="20"/>
                <w:szCs w:val="20"/>
              </w:rPr>
              <w:t>Assigns qualified translators to COA projects; reports quality issues to Vendor Management; participates in first-project review</w:t>
            </w:r>
          </w:p>
        </w:tc>
      </w:tr>
      <w:tr w:rsidR="008D20AA" w:rsidRPr="00426101" w14:paraId="50434E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5A4AA" w14:textId="77777777" w:rsidR="008D20AA" w:rsidRPr="00426101" w:rsidRDefault="008820AF">
            <w:r>
              <w:rPr>
                <w:sz w:val="20"/>
                <w:szCs w:val="20"/>
              </w:rPr>
              <w:t>IT / Database Administrator (Amrita)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AD251" w14:textId="77777777" w:rsidR="008D20AA" w:rsidRPr="00426101" w:rsidRDefault="008820AF">
            <w:r>
              <w:rPr>
                <w:sz w:val="20"/>
                <w:szCs w:val="20"/>
              </w:rPr>
              <w:t>Maintains CVP database integrity; runs qualification queries; supports generation of qualification reports</w:t>
            </w:r>
          </w:p>
        </w:tc>
      </w:tr>
    </w:tbl>
    <w:p w14:paraId="4139E034" w14:textId="77777777" w:rsidR="008D20AA" w:rsidRPr="00426101" w:rsidRDefault="008D20AA">
      <w:pPr>
        <w:spacing w:before="120"/>
      </w:pPr>
    </w:p>
    <w:p w14:paraId="645B0FBE" w14:textId="77777777" w:rsidR="008D20AA" w:rsidRPr="00426101" w:rsidRDefault="008D20AA">
      <w:pPr>
        <w:pBdr>
          <w:bottom w:val="single" w:sz="4" w:space="1" w:color="2E75B6"/>
        </w:pBdr>
        <w:spacing w:before="120" w:after="120"/>
      </w:pPr>
    </w:p>
    <w:p w14:paraId="1477D899" w14:textId="77777777" w:rsidR="008D20AA" w:rsidRPr="00426101" w:rsidRDefault="008820AF">
      <w:pPr>
        <w:pStyle w:val="Heading1"/>
        <w:rPr>
          <w:color w:val="auto"/>
        </w:rPr>
      </w:pPr>
      <w:r>
        <w:rPr>
          <w:color w:val="auto"/>
        </w:rPr>
        <w:t>4. Definitions</w:t>
      </w:r>
    </w:p>
    <w:p w14:paraId="54BD20A0" w14:textId="77777777" w:rsidR="008D20AA" w:rsidRPr="00426101" w:rsidRDefault="008D20A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D20AA" w:rsidRPr="00426101" w14:paraId="61EB158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99790E" w14:textId="77777777" w:rsidR="008D20AA" w:rsidRPr="00426101" w:rsidRDefault="008820AF">
            <w:r>
              <w:rPr>
                <w:b/>
                <w:bCs/>
                <w:sz w:val="20"/>
                <w:szCs w:val="20"/>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C6139B" w14:textId="77777777" w:rsidR="008D20AA" w:rsidRPr="00426101" w:rsidRDefault="008820AF">
            <w:r>
              <w:rPr>
                <w:b/>
                <w:bCs/>
                <w:sz w:val="20"/>
                <w:szCs w:val="20"/>
              </w:rPr>
              <w:t>Definition</w:t>
            </w:r>
          </w:p>
        </w:tc>
      </w:tr>
      <w:tr w:rsidR="008D20AA" w:rsidRPr="00426101" w14:paraId="138084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58508" w14:textId="77777777" w:rsidR="008D20AA" w:rsidRPr="00426101" w:rsidRDefault="008820AF">
            <w:r>
              <w:rPr>
                <w:sz w:val="20"/>
                <w:szCs w:val="20"/>
              </w:rPr>
              <w:t>COA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D4517" w14:textId="77777777" w:rsidR="008D20AA" w:rsidRPr="00426101" w:rsidRDefault="008820AF">
            <w:r>
              <w:rPr>
                <w:sz w:val="20"/>
                <w:szCs w:val="20"/>
              </w:rPr>
              <w:t>Clinical Outcome Assessment — any measure used in a clinical trial to assess how a patient feels, functions, or survives</w:t>
            </w:r>
          </w:p>
        </w:tc>
      </w:tr>
      <w:tr w:rsidR="008D20AA" w:rsidRPr="00426101" w14:paraId="5DC752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6C14E3" w14:textId="77777777" w:rsidR="008D20AA" w:rsidRPr="00426101" w:rsidRDefault="008820AF">
            <w:r>
              <w:rPr>
                <w:sz w:val="20"/>
                <w:szCs w:val="20"/>
              </w:rPr>
              <w:t>PRO</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A157F" w14:textId="77777777" w:rsidR="008D20AA" w:rsidRPr="00426101" w:rsidRDefault="008820AF">
            <w:r>
              <w:rPr>
                <w:sz w:val="20"/>
                <w:szCs w:val="20"/>
              </w:rPr>
              <w:t>Patient-Reported Outcome — a type of COA completed directly by the patient without clinician interpretation</w:t>
            </w:r>
          </w:p>
        </w:tc>
      </w:tr>
      <w:tr w:rsidR="008D20AA" w:rsidRPr="00426101" w14:paraId="50CFA27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656D0" w14:textId="77777777" w:rsidR="008D20AA" w:rsidRPr="00426101" w:rsidRDefault="008820AF">
            <w:r>
              <w:rPr>
                <w:sz w:val="20"/>
                <w:szCs w:val="20"/>
              </w:rPr>
              <w:t>ISO 17100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D4FEB" w14:textId="77777777" w:rsidR="008D20AA" w:rsidRPr="00426101" w:rsidRDefault="008820AF">
            <w:r>
              <w:rPr>
                <w:sz w:val="20"/>
                <w:szCs w:val="20"/>
              </w:rPr>
              <w:t>International standard specifying requirements for the translation services process, including translator competence</w:t>
            </w:r>
          </w:p>
        </w:tc>
      </w:tr>
      <w:tr w:rsidR="008D20AA" w:rsidRPr="00426101" w14:paraId="3355BD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9977D" w14:textId="77777777" w:rsidR="008D20AA" w:rsidRPr="00426101" w:rsidRDefault="008820AF">
            <w:r>
              <w:rPr>
                <w:sz w:val="20"/>
                <w:szCs w:val="20"/>
              </w:rPr>
              <w:t>CVP</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56D7A" w14:textId="77777777" w:rsidR="008D20AA" w:rsidRPr="00426101" w:rsidRDefault="008820AF">
            <w:r>
              <w:rPr>
                <w:sz w:val="20"/>
                <w:szCs w:val="20"/>
              </w:rPr>
              <w:t>Cethos Vetting Program — the structured intake, evaluation, and qualification pipeline for all Cethos linguists</w:t>
            </w:r>
          </w:p>
        </w:tc>
      </w:tr>
      <w:tr w:rsidR="008D20AA" w:rsidRPr="00426101" w14:paraId="6FFF92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BA12A" w14:textId="77777777" w:rsidR="008D20AA" w:rsidRPr="00426101" w:rsidRDefault="008820AF">
            <w:r>
              <w:rPr>
                <w:sz w:val="20"/>
                <w:szCs w:val="20"/>
              </w:rPr>
              <w:t>Linguistic validation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2D55A" w14:textId="77777777" w:rsidR="008D20AA" w:rsidRPr="00426101" w:rsidRDefault="008820AF">
            <w:r>
              <w:rPr>
                <w:sz w:val="20"/>
                <w:szCs w:val="20"/>
              </w:rPr>
              <w:t>The multi-step process (per Wild et al. 2005 / ISPOR guidelines) ensuring a translated COA instrument achieves conceptual equivalence with the source</w:t>
            </w:r>
          </w:p>
        </w:tc>
      </w:tr>
      <w:tr w:rsidR="008D20AA" w:rsidRPr="00426101" w14:paraId="1BA434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F1496" w14:textId="77777777" w:rsidR="008D20AA" w:rsidRPr="00426101" w:rsidRDefault="008820AF">
            <w:r>
              <w:rPr>
                <w:sz w:val="20"/>
                <w:szCs w:val="20"/>
              </w:rPr>
              <w:t>Forward translation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5A2D3" w14:textId="77777777" w:rsidR="008D20AA" w:rsidRPr="00426101" w:rsidRDefault="008820AF">
            <w:r>
              <w:rPr>
                <w:sz w:val="20"/>
                <w:szCs w:val="20"/>
              </w:rPr>
              <w:t>Translation of the source instrument into the target language by a native target-language translator</w:t>
            </w:r>
          </w:p>
        </w:tc>
      </w:tr>
      <w:tr w:rsidR="008D20AA" w:rsidRPr="00426101" w14:paraId="7C25A6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CD14F" w14:textId="77777777" w:rsidR="008D20AA" w:rsidRPr="00426101" w:rsidRDefault="008820AF">
            <w:r>
              <w:rPr>
                <w:sz w:val="20"/>
                <w:szCs w:val="20"/>
              </w:rPr>
              <w:t>Back translation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679A6" w14:textId="77777777" w:rsidR="008D20AA" w:rsidRPr="00426101" w:rsidRDefault="008820AF">
            <w:r>
              <w:rPr>
                <w:sz w:val="20"/>
                <w:szCs w:val="20"/>
              </w:rPr>
              <w:t>Translation of the reconciled forward translation back into the source language, by a translator naive to the original source</w:t>
            </w:r>
          </w:p>
        </w:tc>
      </w:tr>
      <w:tr w:rsidR="008D20AA" w:rsidRPr="00426101" w14:paraId="59E038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AFE99" w14:textId="77777777" w:rsidR="008D20AA" w:rsidRPr="00426101" w:rsidRDefault="008820AF">
            <w:r>
              <w:rPr>
                <w:sz w:val="20"/>
                <w:szCs w:val="20"/>
              </w:rPr>
              <w:t>Conceptual equivalence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60E52" w14:textId="77777777" w:rsidR="008D20AA" w:rsidRPr="00426101" w:rsidRDefault="008820AF">
            <w:r>
              <w:rPr>
                <w:sz w:val="20"/>
                <w:szCs w:val="20"/>
              </w:rPr>
              <w:t>The condition in which a translated instrument measures the same underlying construct as the original, for the target cultural population</w:t>
            </w:r>
          </w:p>
        </w:tc>
      </w:tr>
      <w:tr w:rsidR="008D20AA" w:rsidRPr="00426101" w14:paraId="1835D0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EC95D" w14:textId="77777777" w:rsidR="008D20AA" w:rsidRPr="00426101" w:rsidRDefault="008820AF">
            <w:r>
              <w:rPr>
                <w:sz w:val="20"/>
                <w:szCs w:val="20"/>
              </w:rPr>
              <w:lastRenderedPageBreak/>
              <w:t>NDA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FA125" w14:textId="77777777" w:rsidR="008D20AA" w:rsidRPr="00426101" w:rsidRDefault="008820AF">
            <w:r>
              <w:rPr>
                <w:sz w:val="20"/>
                <w:szCs w:val="20"/>
              </w:rPr>
              <w:t>Non-Disclosure Agreement — confidentiality agreement signed by all COA translators prior to project assignment</w:t>
            </w:r>
          </w:p>
        </w:tc>
      </w:tr>
      <w:tr w:rsidR="008D20AA" w:rsidRPr="00426101" w14:paraId="31CFB65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4D4DD" w14:textId="77777777" w:rsidR="008D20AA" w:rsidRPr="00426101" w:rsidRDefault="008820AF">
            <w:r>
              <w:rPr>
                <w:sz w:val="20"/>
                <w:szCs w:val="20"/>
              </w:rPr>
              <w:t>MQM</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E719A5" w14:textId="77777777" w:rsidR="008D20AA" w:rsidRPr="00426101" w:rsidRDefault="008820AF">
            <w:r>
              <w:rPr>
                <w:sz w:val="20"/>
                <w:szCs w:val="20"/>
              </w:rPr>
              <w:t>Multidimensional Quality Metrics — the error taxonomy used to assess translation test submissions</w:t>
            </w:r>
          </w:p>
        </w:tc>
      </w:tr>
    </w:tbl>
    <w:p w14:paraId="08931AEC" w14:textId="77777777" w:rsidR="008D20AA" w:rsidRPr="00426101" w:rsidRDefault="008D20AA">
      <w:pPr>
        <w:spacing w:before="120"/>
      </w:pPr>
    </w:p>
    <w:p w14:paraId="0E7C981E" w14:textId="77777777" w:rsidR="008D20AA" w:rsidRPr="00426101" w:rsidRDefault="008D20AA">
      <w:pPr>
        <w:pBdr>
          <w:bottom w:val="single" w:sz="4" w:space="1" w:color="2E75B6"/>
        </w:pBdr>
        <w:spacing w:before="120" w:after="120"/>
      </w:pPr>
    </w:p>
    <w:p w14:paraId="5CE47C35" w14:textId="77777777" w:rsidR="008D20AA" w:rsidRPr="00426101" w:rsidRDefault="008820AF">
      <w:pPr>
        <w:pStyle w:val="Heading1"/>
        <w:rPr>
          <w:color w:val="auto"/>
        </w:rPr>
      </w:pPr>
      <w:r>
        <w:rPr>
          <w:color w:val="auto"/>
        </w:rPr>
        <w:t>5. COA Translator Qualification Criteria</w:t>
      </w:r>
    </w:p>
    <w:p w14:paraId="447DD7C4" w14:textId="77777777" w:rsidR="008D20AA" w:rsidRPr="00426101" w:rsidRDefault="008820AF">
      <w:pPr>
        <w:spacing w:before="60" w:after="60"/>
      </w:pPr>
      <w:r>
        <w:t>A translator must satisfy all of the following criteria to be admitted to the Cethos COA pool. Partial satisfaction is not sufficient.</w:t>
      </w:r>
    </w:p>
    <w:p w14:paraId="2ACB643A" w14:textId="77777777" w:rsidR="008D20AA" w:rsidRPr="00426101" w:rsidRDefault="008D20AA">
      <w:pPr>
        <w:spacing w:before="80"/>
      </w:pPr>
    </w:p>
    <w:p w14:paraId="57D0DFBB" w14:textId="77777777" w:rsidR="008D20AA" w:rsidRPr="00426101" w:rsidRDefault="008820AF">
      <w:pPr>
        <w:pStyle w:val="Heading2"/>
        <w:rPr>
          <w:color w:val="auto"/>
        </w:rPr>
      </w:pPr>
      <w:r>
        <w:rPr>
          <w:color w:val="auto"/>
        </w:rPr>
        <w:t>5.1 Competence — ISO 17100:2015 §4.1 (Translators)</w:t>
      </w:r>
    </w:p>
    <w:p w14:paraId="032400E6" w14:textId="77777777" w:rsidR="008D20AA" w:rsidRPr="00426101" w:rsidRDefault="008820AF">
      <w:pPr>
        <w:spacing w:before="60" w:after="60"/>
      </w:pPr>
      <w:r>
        <w:t>A qualified COA translator must meet one of the following three competence paths as defined in ISO 17100:2015 §4.1.2:</w:t>
      </w:r>
    </w:p>
    <w:p w14:paraId="1743239E" w14:textId="77777777" w:rsidR="008D20AA" w:rsidRPr="00426101" w:rsidRDefault="008D20AA">
      <w:pPr>
        <w:spacing w:before="60"/>
      </w:pPr>
    </w:p>
    <w:p w14:paraId="05BA1063" w14:textId="77777777" w:rsidR="008D20AA" w:rsidRPr="00426101" w:rsidRDefault="008820AF">
      <w:pPr>
        <w:pStyle w:val="ListParagraph"/>
        <w:numPr>
          <w:ilvl w:val="0"/>
          <w:numId w:val="3"/>
        </w:numPr>
        <w:spacing w:before="60" w:after="60"/>
      </w:pPr>
      <w:r>
        <w:t>Recognised graduate qualification in translation (Bachelor's level or higher) from an accredited institution; OR</w:t>
      </w:r>
    </w:p>
    <w:p w14:paraId="4E1361FB" w14:textId="77777777" w:rsidR="008D20AA" w:rsidRPr="00426101" w:rsidRDefault="008820AF">
      <w:pPr>
        <w:pStyle w:val="ListParagraph"/>
        <w:numPr>
          <w:ilvl w:val="0"/>
          <w:numId w:val="3"/>
        </w:numPr>
        <w:spacing w:before="60" w:after="60"/>
      </w:pPr>
      <w:r>
        <w:t>Recognised graduate qualification in any other subject field, plus a minimum of two (2) years of documented full-time professional translation experience; OR</w:t>
      </w:r>
    </w:p>
    <w:p w14:paraId="58A2C6FA" w14:textId="77777777" w:rsidR="008D20AA" w:rsidRPr="00426101" w:rsidRDefault="008820AF">
      <w:pPr>
        <w:pStyle w:val="ListParagraph"/>
        <w:numPr>
          <w:ilvl w:val="0"/>
          <w:numId w:val="3"/>
        </w:numPr>
        <w:spacing w:before="60" w:after="60"/>
      </w:pPr>
      <w:r>
        <w:t>A minimum of five (5) years of documented full-time professional translation experience.</w:t>
      </w:r>
    </w:p>
    <w:p w14:paraId="77B85B21" w14:textId="77777777" w:rsidR="008D20AA" w:rsidRPr="00426101" w:rsidRDefault="008D20AA">
      <w:pPr>
        <w:spacing w:before="80"/>
      </w:pPr>
    </w:p>
    <w:p w14:paraId="768CF9EB" w14:textId="77777777" w:rsidR="008D20AA" w:rsidRPr="00426101" w:rsidRDefault="008820AF">
      <w:pPr>
        <w:spacing w:before="60" w:after="60"/>
      </w:pPr>
      <w:r>
        <w:t>Documentation required: degree certificates or transcripts (verified with issuing institution or credential evaluation service), and/or signed reference letters from prior employers or clients confirming duration and nature of translation work.</w:t>
      </w:r>
    </w:p>
    <w:p w14:paraId="195CB32B" w14:textId="77777777" w:rsidR="008D20AA" w:rsidRPr="00426101" w:rsidRDefault="008D20AA">
      <w:pPr>
        <w:spacing w:before="80"/>
      </w:pPr>
    </w:p>
    <w:p w14:paraId="145249C5" w14:textId="77777777" w:rsidR="008D20AA" w:rsidRPr="00426101" w:rsidRDefault="008820AF">
      <w:pPr>
        <w:pStyle w:val="Heading2"/>
        <w:rPr>
          <w:color w:val="auto"/>
        </w:rPr>
      </w:pPr>
      <w:r>
        <w:rPr>
          <w:color w:val="auto"/>
        </w:rPr>
        <w:t>5.2 Subject Matter Qualification — Life Sciences</w:t>
      </w:r>
    </w:p>
    <w:p w14:paraId="33E4D98B" w14:textId="77777777" w:rsidR="008D20AA" w:rsidRPr="00426101" w:rsidRDefault="008820AF">
      <w:pPr>
        <w:spacing w:before="60" w:after="60"/>
      </w:pPr>
      <w:r>
        <w:t>The translator must demonstrate active subject matter specialization in life sciences, including at least one of:</w:t>
      </w:r>
    </w:p>
    <w:p w14:paraId="6D7A6E34" w14:textId="77777777" w:rsidR="008D20AA" w:rsidRPr="00426101" w:rsidRDefault="008820AF">
      <w:pPr>
        <w:pStyle w:val="ListParagraph"/>
        <w:numPr>
          <w:ilvl w:val="0"/>
          <w:numId w:val="2"/>
        </w:numPr>
        <w:spacing w:before="40" w:after="40"/>
      </w:pPr>
      <w:r>
        <w:t>Clinical research or pharmacology</w:t>
      </w:r>
    </w:p>
    <w:p w14:paraId="0CE2B063" w14:textId="77777777" w:rsidR="008D20AA" w:rsidRPr="00426101" w:rsidRDefault="008820AF">
      <w:pPr>
        <w:pStyle w:val="ListParagraph"/>
        <w:numPr>
          <w:ilvl w:val="0"/>
          <w:numId w:val="2"/>
        </w:numPr>
        <w:spacing w:before="40" w:after="40"/>
      </w:pPr>
      <w:r>
        <w:t>Patient-reported outcomes or health-related quality of life instruments</w:t>
      </w:r>
    </w:p>
    <w:p w14:paraId="6F95843A" w14:textId="77777777" w:rsidR="008D20AA" w:rsidRPr="00426101" w:rsidRDefault="008820AF">
      <w:pPr>
        <w:pStyle w:val="ListParagraph"/>
        <w:numPr>
          <w:ilvl w:val="0"/>
          <w:numId w:val="2"/>
        </w:numPr>
        <w:spacing w:before="40" w:after="40"/>
      </w:pPr>
      <w:r>
        <w:t>Regulatory affairs or pharmacovigilance translation</w:t>
      </w:r>
    </w:p>
    <w:p w14:paraId="55FEA319" w14:textId="77777777" w:rsidR="008D20AA" w:rsidRPr="00426101" w:rsidRDefault="008820AF">
      <w:pPr>
        <w:pStyle w:val="ListParagraph"/>
        <w:numPr>
          <w:ilvl w:val="0"/>
          <w:numId w:val="2"/>
        </w:numPr>
        <w:spacing w:before="40" w:after="40"/>
      </w:pPr>
      <w:r>
        <w:t>Medical or health sciences (supported by academic background, prior clinical employment, or documented translation specialization)</w:t>
      </w:r>
    </w:p>
    <w:p w14:paraId="24C3E401" w14:textId="77777777" w:rsidR="008D20AA" w:rsidRPr="00426101" w:rsidRDefault="008D20AA">
      <w:pPr>
        <w:spacing w:before="60"/>
      </w:pPr>
    </w:p>
    <w:p w14:paraId="0A0EBFC0" w14:textId="77777777" w:rsidR="008D20AA" w:rsidRPr="00426101" w:rsidRDefault="008820AF">
      <w:pPr>
        <w:spacing w:before="60" w:after="60"/>
      </w:pPr>
      <w:r>
        <w:t>Documentation required: CV reflecting life sciences specialization; prior work samples or project descriptions; professional certifications in medical translation (e.g., ATA Medical Division, CTTIC with medical specialization) where held.</w:t>
      </w:r>
    </w:p>
    <w:p w14:paraId="72DEE3DE" w14:textId="77777777" w:rsidR="008D20AA" w:rsidRPr="00426101" w:rsidRDefault="008D20AA">
      <w:pPr>
        <w:spacing w:before="80"/>
      </w:pPr>
    </w:p>
    <w:p w14:paraId="6BD8A18C" w14:textId="77777777" w:rsidR="008D20AA" w:rsidRPr="00426101" w:rsidRDefault="008820AF">
      <w:pPr>
        <w:pStyle w:val="Heading2"/>
        <w:rPr>
          <w:color w:val="auto"/>
        </w:rPr>
      </w:pPr>
      <w:r>
        <w:rPr>
          <w:color w:val="auto"/>
        </w:rPr>
        <w:lastRenderedPageBreak/>
        <w:t>5.3 Language Pair Qualification</w:t>
      </w:r>
    </w:p>
    <w:p w14:paraId="70BA7942" w14:textId="77777777" w:rsidR="008D20AA" w:rsidRPr="00426101" w:rsidRDefault="008820AF" w:rsidP="7200EECE">
      <w:pPr>
        <w:spacing w:before="60" w:after="60"/>
        <w:rPr>
          <w:highlight w:val="yellow"/>
        </w:rPr>
      </w:pPr>
      <w:r>
        <w:rPr>
          <w:highlight w:val="yellow"/>
        </w:rPr>
        <w:t>The translator must be a native speaker of the target language (the language into which they translate). Source language proficiency must be documented as professional working level or above.</w:t>
      </w:r>
    </w:p>
    <w:p w14:paraId="3CCACD7E" w14:textId="77777777" w:rsidR="008D20AA" w:rsidRPr="00426101" w:rsidRDefault="008D20AA" w:rsidP="7200EECE">
      <w:pPr>
        <w:spacing w:before="60"/>
        <w:rPr>
          <w:highlight w:val="yellow"/>
        </w:rPr>
      </w:pPr>
    </w:p>
    <w:p w14:paraId="4B3A1FA2" w14:textId="77777777" w:rsidR="008D20AA" w:rsidRPr="00426101" w:rsidRDefault="008820AF" w:rsidP="7200EECE">
      <w:pPr>
        <w:spacing w:before="60" w:after="60"/>
        <w:rPr>
          <w:highlight w:val="yellow"/>
        </w:rPr>
      </w:pPr>
      <w:r>
        <w:rPr>
          <w:highlight w:val="yellow"/>
        </w:rPr>
        <w:t>Native language status is established by: country of birth and primary schooling; self-declaration corroborated by CV history; or assessment by a qualified bilingual reviewer.</w:t>
      </w:r>
    </w:p>
    <w:p w14:paraId="0FDC60EC" w14:textId="77777777" w:rsidR="008D20AA" w:rsidRPr="00426101" w:rsidRDefault="008D20AA">
      <w:pPr>
        <w:spacing w:before="80"/>
      </w:pPr>
    </w:p>
    <w:p w14:paraId="147EF3C3" w14:textId="77777777" w:rsidR="008D20AA" w:rsidRPr="00426101" w:rsidRDefault="008820AF">
      <w:pPr>
        <w:pStyle w:val="Heading2"/>
        <w:rPr>
          <w:color w:val="auto"/>
        </w:rPr>
      </w:pPr>
      <w:r>
        <w:rPr>
          <w:color w:val="auto"/>
        </w:rPr>
        <w:t>5.4 Test Performance</w:t>
      </w:r>
    </w:p>
    <w:p w14:paraId="655A31E4" w14:textId="77777777" w:rsidR="008D20AA" w:rsidRPr="00426101" w:rsidRDefault="008820AF">
      <w:pPr>
        <w:spacing w:before="60" w:after="60"/>
      </w:pPr>
      <w:r>
        <w:t>The translator must complete the applicable COA test from the Cethos Vetting Program test library and achieve a score with no major or critical accuracy errors under the MQM framework. Specifically:</w:t>
      </w:r>
    </w:p>
    <w:p w14:paraId="5038DE8E" w14:textId="77777777" w:rsidR="008D20AA" w:rsidRPr="00426101" w:rsidRDefault="008820AF">
      <w:pPr>
        <w:pStyle w:val="ListParagraph"/>
        <w:numPr>
          <w:ilvl w:val="0"/>
          <w:numId w:val="2"/>
        </w:numPr>
        <w:spacing w:before="40" w:after="40"/>
      </w:pPr>
      <w:r>
        <w:t>Critical accuracy errors (errors that render the translation unusable or potentially harmful): zero tolerance</w:t>
      </w:r>
    </w:p>
    <w:p w14:paraId="30BEC88D" w14:textId="77777777" w:rsidR="008D20AA" w:rsidRPr="00426101" w:rsidRDefault="008820AF">
      <w:pPr>
        <w:pStyle w:val="ListParagraph"/>
        <w:numPr>
          <w:ilvl w:val="0"/>
          <w:numId w:val="2"/>
        </w:numPr>
        <w:spacing w:before="40" w:after="40"/>
      </w:pPr>
      <w:r>
        <w:t>Major accuracy errors (errors that change meaning or affect usability): zero tolerance for COA qualification</w:t>
      </w:r>
    </w:p>
    <w:p w14:paraId="22209055" w14:textId="77777777" w:rsidR="008D20AA" w:rsidRPr="00426101" w:rsidRDefault="008820AF">
      <w:pPr>
        <w:pStyle w:val="ListParagraph"/>
        <w:numPr>
          <w:ilvl w:val="0"/>
          <w:numId w:val="2"/>
        </w:numPr>
        <w:spacing w:before="40" w:after="40"/>
      </w:pPr>
      <w:r>
        <w:t>Minor accuracy errors: may be present at low frequency without disqualification, subject to reviewer judgment</w:t>
      </w:r>
    </w:p>
    <w:p w14:paraId="564DCED1" w14:textId="77777777" w:rsidR="008D20AA" w:rsidRPr="00426101" w:rsidRDefault="008D20AA">
      <w:pPr>
        <w:spacing w:before="60"/>
      </w:pPr>
    </w:p>
    <w:p w14:paraId="0203FBC6" w14:textId="77777777" w:rsidR="008D20AA" w:rsidRPr="00426101" w:rsidRDefault="008820AF">
      <w:pPr>
        <w:spacing w:before="60" w:after="60"/>
      </w:pPr>
      <w:r>
        <w:t>Test results are assessed by AI with staff review for borderline and specialty cases. All test assessments are documented in the CVP system.</w:t>
      </w:r>
    </w:p>
    <w:p w14:paraId="6DDE9838" w14:textId="77777777" w:rsidR="008D20AA" w:rsidRPr="00426101" w:rsidRDefault="008D20AA">
      <w:pPr>
        <w:spacing w:before="80"/>
      </w:pPr>
    </w:p>
    <w:p w14:paraId="0F828C84" w14:textId="77777777" w:rsidR="008D20AA" w:rsidRPr="00426101" w:rsidRDefault="008820AF">
      <w:pPr>
        <w:pStyle w:val="Heading2"/>
        <w:rPr>
          <w:color w:val="auto"/>
        </w:rPr>
      </w:pPr>
      <w:commentRangeStart w:id="0"/>
      <w:r>
        <w:rPr>
          <w:color w:val="auto"/>
        </w:rPr>
        <w:t>5.5 Reference Checks</w:t>
      </w:r>
    </w:p>
    <w:p w14:paraId="1E556B36" w14:textId="77777777" w:rsidR="008D20AA" w:rsidRPr="00426101" w:rsidRDefault="008820AF">
      <w:pPr>
        <w:spacing w:before="60" w:after="60"/>
      </w:pPr>
      <w:r>
        <w:t>At least one professional reference must be obtained and assessed positively. Preferred referees are: prior LSPs who have used the translator for medical or life sciences work; project managers from prior agencies; or senior linguists who have revised the translator's work.</w:t>
      </w:r>
    </w:p>
    <w:p w14:paraId="4DFEC67D" w14:textId="77777777" w:rsidR="008D20AA" w:rsidRPr="00426101" w:rsidRDefault="008D20AA">
      <w:pPr>
        <w:spacing w:before="60"/>
      </w:pPr>
    </w:p>
    <w:p w14:paraId="42119B60" w14:textId="77777777" w:rsidR="008D20AA" w:rsidRPr="00426101" w:rsidRDefault="008820AF">
      <w:pPr>
        <w:spacing w:before="60" w:after="60"/>
      </w:pPr>
      <w:r>
        <w:t>Personal references are not acceptable. Reference outcomes are documented in the CVP system.</w:t>
      </w:r>
      <w:ins w:id="901" w:author="Claude" w:date="2026-06-17T00:00:00Z">
        <w:r>
          <w:t xml:space="preserve"> For vendors with five (5) or more years of documented first-party engagement with Cethos (payment and purchase-order records), that internal engagement record may serve as equivalent corroborating evidence in lieu of an external reference, at the discretion of the Vendor Management Lead, with the basis documented in the QMS.</w:t>
        </w:r>
      </w:ins>
      <w:commentRangeEnd w:id="0"/>
      <w:r>
        <w:rPr>
          <w:rStyle w:val="CommentReference"/>
          <w:sz w:val="22"/>
          <w:szCs w:val="22"/>
        </w:rPr>
        <w:commentReference w:id="0"/>
      </w:r>
    </w:p>
    <w:p w14:paraId="38829648" w14:textId="77777777" w:rsidR="008D20AA" w:rsidRPr="00426101" w:rsidRDefault="008D20AA">
      <w:pPr>
        <w:spacing w:before="80"/>
      </w:pPr>
    </w:p>
    <w:p w14:paraId="04CC0AEC" w14:textId="77777777" w:rsidR="008D20AA" w:rsidRPr="00426101" w:rsidRDefault="008820AF">
      <w:pPr>
        <w:pStyle w:val="Heading2"/>
        <w:rPr>
          <w:color w:val="auto"/>
        </w:rPr>
      </w:pPr>
      <w:r>
        <w:rPr>
          <w:color w:val="auto"/>
        </w:rPr>
        <w:t>5.6 NDA and Data Handling</w:t>
      </w:r>
    </w:p>
    <w:p w14:paraId="22CBAD25" w14:textId="77777777" w:rsidR="008D20AA" w:rsidRPr="00426101" w:rsidRDefault="008820AF">
      <w:pPr>
        <w:spacing w:before="60" w:after="60"/>
      </w:pPr>
      <w:r>
        <w:t>The translator must sign Cethos's Non-Disclosure Agreement covering clinical trial materials prior to any project assignment. They must also acknowledge the Cethos Data Handling Policy for clinical trial materials (electronic transmission, storage, and deletion obligations).</w:t>
      </w:r>
    </w:p>
    <w:p w14:paraId="7ABE1AC3" w14:textId="77777777" w:rsidR="008D20AA" w:rsidRPr="00426101" w:rsidRDefault="008D20AA">
      <w:pPr>
        <w:spacing w:before="80"/>
      </w:pPr>
    </w:p>
    <w:p w14:paraId="6A159F20" w14:textId="77777777" w:rsidR="008D20AA" w:rsidRPr="00426101" w:rsidRDefault="008820AF">
      <w:pPr>
        <w:pStyle w:val="Heading2"/>
        <w:rPr>
          <w:color w:val="auto"/>
        </w:rPr>
      </w:pPr>
      <w:r>
        <w:rPr>
          <w:color w:val="auto"/>
        </w:rPr>
        <w:t>5.7 COA Methodology Training</w:t>
      </w:r>
    </w:p>
    <w:p w14:paraId="5A868B3B" w14:textId="77777777" w:rsidR="008D20AA" w:rsidRPr="00426101" w:rsidRDefault="008820AF">
      <w:pPr>
        <w:spacing w:before="60" w:after="60"/>
      </w:pPr>
      <w:r>
        <w:t>The translator must complete the Cethos COA Methodology Training module (as maintained in the CVP training library) and pass the associated knowledge check. Completion must be recorded in the CVP training tracking system before the translator is assigned to a COA project.</w:t>
      </w:r>
    </w:p>
    <w:p w14:paraId="769832E4" w14:textId="77777777" w:rsidR="008D20AA" w:rsidRPr="00426101" w:rsidRDefault="008820AF">
      <w:pPr>
        <w:spacing w:before="60" w:after="60"/>
      </w:pPr>
      <w:r>
        <w:lastRenderedPageBreak/>
        <w:t>Training covers: the linguistic validation process (Wild et al. 2005 / ISPOR principles); conceptual equivalence; documentation requirements; confidentiality obligations specific to clinical trial materials.</w:t>
      </w:r>
    </w:p>
    <w:p w14:paraId="47E55A93" w14:textId="77777777" w:rsidR="008D20AA" w:rsidRPr="00426101" w:rsidRDefault="008D20AA">
      <w:pPr>
        <w:spacing w:before="120"/>
      </w:pPr>
    </w:p>
    <w:p w14:paraId="44D09C15" w14:textId="77777777" w:rsidR="008D20AA" w:rsidRPr="00426101" w:rsidRDefault="008D20AA">
      <w:pPr>
        <w:pBdr>
          <w:bottom w:val="single" w:sz="4" w:space="1" w:color="2E75B6"/>
        </w:pBdr>
        <w:spacing w:before="120" w:after="120"/>
      </w:pPr>
    </w:p>
    <w:p w14:paraId="1200B3F0" w14:textId="77777777" w:rsidR="008D20AA" w:rsidRPr="00426101" w:rsidRDefault="008820AF">
      <w:pPr>
        <w:pStyle w:val="Heading1"/>
        <w:rPr>
          <w:color w:val="auto"/>
        </w:rPr>
      </w:pPr>
      <w:r>
        <w:rPr>
          <w:color w:val="auto"/>
        </w:rPr>
        <w:t>6. The Qualification Process</w:t>
      </w:r>
    </w:p>
    <w:p w14:paraId="4003BDA7" w14:textId="77777777" w:rsidR="008D20AA" w:rsidRPr="00426101" w:rsidRDefault="008820AF">
      <w:pPr>
        <w:spacing w:before="60" w:after="60"/>
      </w:pPr>
      <w:r>
        <w:t>The Cethos Vetting Program (CVP) is the structured pipeline through which all COA translator candidates are assessed. The eight stages below apply to all candidates, whether sourced through inbound application or active recruitment.</w:t>
      </w:r>
    </w:p>
    <w:p w14:paraId="6A8F83BC" w14:textId="77777777" w:rsidR="008D20AA" w:rsidRPr="00426101" w:rsidRDefault="008D20AA">
      <w:pPr>
        <w:spacing w:before="80"/>
      </w:pPr>
    </w:p>
    <w:p w14:paraId="1EBDBBDC" w14:textId="77777777" w:rsidR="008D20AA" w:rsidRPr="00426101" w:rsidRDefault="008820AF">
      <w:pPr>
        <w:pStyle w:val="Heading2"/>
        <w:rPr>
          <w:color w:val="auto"/>
        </w:rPr>
      </w:pPr>
      <w:r>
        <w:rPr>
          <w:color w:val="auto"/>
        </w:rPr>
        <w:t>Stage 1 — Application</w:t>
      </w:r>
    </w:p>
    <w:p w14:paraId="6FDCA45C" w14:textId="77777777" w:rsidR="008D20AA" w:rsidRPr="00426101" w:rsidRDefault="008820AF">
      <w:pPr>
        <w:spacing w:before="60" w:after="60"/>
      </w:pPr>
      <w:r>
        <w:t>The candidate submits a CVP application via the Cethos website or by direct referral. The application captures: full identity and contact information; role type (translator, reviser, or both); education and qualifications; years of experience; certifications held; services offered; language pairs; subject matter domains; work samples; and rate expectations.</w:t>
      </w:r>
    </w:p>
    <w:p w14:paraId="7E9A5B86" w14:textId="77777777" w:rsidR="008D20AA" w:rsidRPr="00426101" w:rsidRDefault="008820AF">
      <w:pPr>
        <w:spacing w:before="60" w:after="60"/>
      </w:pPr>
      <w:r>
        <w:t>All applications are recorded in the cvp_applications table. Incomplete applications are returned to the applicant with a request for missing information.</w:t>
      </w:r>
    </w:p>
    <w:p w14:paraId="02B6187F" w14:textId="77777777" w:rsidR="008D20AA" w:rsidRPr="00426101" w:rsidRDefault="008820AF">
      <w:pPr>
        <w:spacing w:before="60" w:after="60"/>
      </w:pPr>
      <w:r>
        <w:t>Responsibility: Vendor Management Lead</w:t>
      </w:r>
    </w:p>
    <w:p w14:paraId="1ED67A82" w14:textId="77777777" w:rsidR="008D20AA" w:rsidRPr="00426101" w:rsidRDefault="008D20AA">
      <w:pPr>
        <w:spacing w:before="80"/>
      </w:pPr>
    </w:p>
    <w:p w14:paraId="252693D0" w14:textId="77777777" w:rsidR="008D20AA" w:rsidRPr="00426101" w:rsidRDefault="008820AF">
      <w:pPr>
        <w:pStyle w:val="Heading2"/>
        <w:rPr>
          <w:color w:val="auto"/>
        </w:rPr>
      </w:pPr>
      <w:r>
        <w:rPr>
          <w:color w:val="auto"/>
        </w:rPr>
        <w:t>Stage 2 — AI Pre-screening</w:t>
      </w:r>
    </w:p>
    <w:p w14:paraId="54016116" w14:textId="77777777" w:rsidR="008D20AA" w:rsidRPr="00426101" w:rsidRDefault="008820AF">
      <w:pPr>
        <w:spacing w:before="60" w:after="60"/>
      </w:pPr>
      <w:r>
        <w:t>Upon submission, the application is automatically evaluated by the CVP AI pre-screening system. The system produces: a pre-screen score; a pass/review/fail result; and a list of flags for staff review. Flags may include credential inconsistencies, rate anomalies, work samples not matching stated language pairs, or gaps in documentation.</w:t>
      </w:r>
    </w:p>
    <w:p w14:paraId="53F6709E" w14:textId="77777777" w:rsidR="008D20AA" w:rsidRPr="00426101" w:rsidRDefault="008820AF">
      <w:pPr>
        <w:spacing w:before="60" w:after="60"/>
      </w:pPr>
      <w:del w:id="902" w:author="Claude" w:date="2026-06-17T00:00:00Z">
        <w:r>
          <w:delText>The pre-screen result is recorded in the cvp_applications table (fields: prescreen_score, prescreen_result, prescreen_flags).</w:delText>
        </w:r>
      </w:del>
      <w:ins w:id="903" w:author="Claude" w:date="2026-06-17T00:00:00Z">
        <w:r>
          <w:t>The pre-screen result is recorded in the cvp_applications table (fields: ai_prescreening_score, ai_prescreening_result, ai_prescreening_at; reviewer flags are captured within the ai_prescreening_result field).</w:t>
        </w:r>
      </w:ins>
    </w:p>
    <w:p w14:paraId="304B3F42" w14:textId="77777777" w:rsidR="008D20AA" w:rsidRPr="00426101" w:rsidRDefault="008820AF">
      <w:pPr>
        <w:spacing w:before="60" w:after="60"/>
      </w:pPr>
      <w:r>
        <w:t>Responsibility: Automated (CVP system)</w:t>
      </w:r>
    </w:p>
    <w:p w14:paraId="51C682FE" w14:textId="77777777" w:rsidR="008D20AA" w:rsidRPr="00426101" w:rsidRDefault="008D20AA">
      <w:pPr>
        <w:spacing w:before="80"/>
      </w:pPr>
    </w:p>
    <w:p w14:paraId="479C3712" w14:textId="77777777" w:rsidR="008D20AA" w:rsidRPr="00426101" w:rsidRDefault="008820AF">
      <w:pPr>
        <w:pStyle w:val="Heading2"/>
        <w:rPr>
          <w:color w:val="auto"/>
        </w:rPr>
      </w:pPr>
      <w:r>
        <w:rPr>
          <w:color w:val="auto"/>
        </w:rPr>
        <w:t>Stage 3 — Staff Review of Pre-screen</w:t>
      </w:r>
    </w:p>
    <w:p w14:paraId="4EF97D7D" w14:textId="77777777" w:rsidR="008D20AA" w:rsidRPr="00426101" w:rsidRDefault="008820AF">
      <w:pPr>
        <w:spacing w:before="60" w:after="60"/>
      </w:pPr>
      <w:r>
        <w:t>The Vendor Management Lead reviews the pre-screen output and all application materials. For COA candidates, this review specifically confirms:</w:t>
      </w:r>
    </w:p>
    <w:p w14:paraId="544FF6FB" w14:textId="77777777" w:rsidR="008D20AA" w:rsidRPr="00426101" w:rsidRDefault="008820AF">
      <w:pPr>
        <w:pStyle w:val="ListParagraph"/>
        <w:numPr>
          <w:ilvl w:val="0"/>
          <w:numId w:val="2"/>
        </w:numPr>
        <w:spacing w:before="40" w:after="40"/>
      </w:pPr>
      <w:r>
        <w:t>ISO 17100 competence path is evidenced or documentable</w:t>
      </w:r>
    </w:p>
    <w:p w14:paraId="1AC2DB78" w14:textId="77777777" w:rsidR="008D20AA" w:rsidRPr="00426101" w:rsidRDefault="008820AF">
      <w:pPr>
        <w:pStyle w:val="ListParagraph"/>
        <w:numPr>
          <w:ilvl w:val="0"/>
          <w:numId w:val="2"/>
        </w:numPr>
        <w:spacing w:before="40" w:after="40"/>
      </w:pPr>
      <w:r>
        <w:t>Life sciences subject matter specialization is present</w:t>
      </w:r>
    </w:p>
    <w:p w14:paraId="406A4DBB" w14:textId="77777777" w:rsidR="008D20AA" w:rsidRPr="00426101" w:rsidRDefault="008820AF">
      <w:pPr>
        <w:pStyle w:val="ListParagraph"/>
        <w:numPr>
          <w:ilvl w:val="0"/>
          <w:numId w:val="2"/>
        </w:numPr>
        <w:spacing w:before="40" w:after="40"/>
      </w:pPr>
      <w:r>
        <w:t>Language pair is appropriate (native target language confirmed)</w:t>
      </w:r>
    </w:p>
    <w:p w14:paraId="4934CF2E" w14:textId="77777777" w:rsidR="008D20AA" w:rsidRPr="00426101" w:rsidRDefault="008820AF">
      <w:pPr>
        <w:pStyle w:val="ListParagraph"/>
        <w:numPr>
          <w:ilvl w:val="0"/>
          <w:numId w:val="2"/>
        </w:numPr>
        <w:spacing w:before="40" w:after="40"/>
      </w:pPr>
      <w:r>
        <w:t>Pre-screen flags have been reviewed and assessed</w:t>
      </w:r>
    </w:p>
    <w:p w14:paraId="09FD0629" w14:textId="77777777" w:rsidR="008D20AA" w:rsidRPr="00426101" w:rsidRDefault="008D20AA">
      <w:pPr>
        <w:spacing w:before="60"/>
      </w:pPr>
    </w:p>
    <w:p w14:paraId="4AE1FC54" w14:textId="77777777" w:rsidR="008D20AA" w:rsidRPr="00426101" w:rsidRDefault="008820AF">
      <w:pPr>
        <w:spacing w:before="60" w:after="60"/>
      </w:pPr>
      <w:r>
        <w:t>The Vendor Management Lead decides: advance to testing; request additional documentation; or decline (with documented rationale). All decisions are recorded. Candidates not advanced receive a written response within five business days.</w:t>
      </w:r>
    </w:p>
    <w:p w14:paraId="5A9A0D83" w14:textId="77777777" w:rsidR="008D20AA" w:rsidRPr="00426101" w:rsidRDefault="008820AF">
      <w:pPr>
        <w:spacing w:before="60" w:after="60"/>
      </w:pPr>
      <w:r>
        <w:t>Responsibility: Vendor Management Lead</w:t>
      </w:r>
    </w:p>
    <w:p w14:paraId="6305431D" w14:textId="77777777" w:rsidR="008D20AA" w:rsidRPr="00426101" w:rsidRDefault="008D20AA">
      <w:pPr>
        <w:spacing w:before="80"/>
      </w:pPr>
    </w:p>
    <w:p w14:paraId="5BEC9849" w14:textId="77777777" w:rsidR="008D20AA" w:rsidRPr="00426101" w:rsidRDefault="008820AF">
      <w:pPr>
        <w:pStyle w:val="Heading2"/>
        <w:rPr>
          <w:color w:val="auto"/>
        </w:rPr>
      </w:pPr>
      <w:commentRangeStart w:id="1"/>
      <w:r>
        <w:rPr>
          <w:color w:val="auto"/>
        </w:rPr>
        <w:t>Stage 4 — Testing</w:t>
      </w:r>
    </w:p>
    <w:p w14:paraId="1E9AFFD0" w14:textId="77777777" w:rsidR="008D20AA" w:rsidRPr="00426101" w:rsidRDefault="008820AF">
      <w:pPr>
        <w:spacing w:before="60" w:after="60"/>
      </w:pPr>
      <w:r>
        <w:t>Candidates advanced to testing are assigned the applicable test(s) from the CVP test library, indexed by source language, target language, and domain (COA / life sciences). The test assignment is recorded in the cvp_test_combinations table.</w:t>
      </w:r>
    </w:p>
    <w:p w14:paraId="3B54997E" w14:textId="77777777" w:rsidR="008D20AA" w:rsidRPr="00426101" w:rsidRDefault="008820AF">
      <w:pPr>
        <w:spacing w:before="60" w:after="60"/>
      </w:pPr>
      <w:r>
        <w:t>The candidate completes and submits the test. The submission is assessed by the CVP AI system using MQM error taxonomy dimensions, producing scores per category and an overall assessment. Results are recorded in the cvp_test_submissions table.</w:t>
      </w:r>
    </w:p>
    <w:p w14:paraId="379142D4" w14:textId="77777777" w:rsidR="008D20AA" w:rsidRPr="00426101" w:rsidRDefault="008820AF">
      <w:pPr>
        <w:spacing w:before="60" w:after="60"/>
      </w:pPr>
      <w:r>
        <w:t>Staff review is conducted for: borderline overall scores; cases where the AI flags domain-specific accuracy concerns; and cases where the Vendor Management Lead or Quality Manager requests manual review.</w:t>
      </w:r>
    </w:p>
    <w:p w14:paraId="5ABD8080" w14:textId="77777777" w:rsidR="008D20AA" w:rsidRPr="00426101" w:rsidRDefault="008820AF">
      <w:pPr>
        <w:spacing w:before="60" w:after="60"/>
      </w:pPr>
      <w:r>
        <w:t>Responsibility: CVP system (automated assessment); Vendor Management Lead (staff review)</w:t>
      </w:r>
      <w:commentRangeEnd w:id="1"/>
      <w:r>
        <w:rPr>
          <w:rStyle w:val="CommentReference"/>
          <w:sz w:val="22"/>
          <w:szCs w:val="22"/>
        </w:rPr>
        <w:commentReference w:id="1"/>
      </w:r>
    </w:p>
    <w:p w14:paraId="32F7A543" w14:textId="77777777" w:rsidR="008D20AA" w:rsidRPr="00426101" w:rsidRDefault="008D20AA">
      <w:pPr>
        <w:spacing w:before="80"/>
      </w:pPr>
    </w:p>
    <w:p w14:paraId="618BD15B" w14:textId="77777777" w:rsidR="008D20AA" w:rsidRPr="00426101" w:rsidRDefault="008820AF">
      <w:pPr>
        <w:pStyle w:val="Heading2"/>
        <w:rPr>
          <w:color w:val="auto"/>
        </w:rPr>
      </w:pPr>
      <w:r>
        <w:rPr>
          <w:color w:val="auto"/>
        </w:rPr>
        <w:t>Stage 5 — Reference Check</w:t>
      </w:r>
    </w:p>
    <w:p w14:paraId="4BEB7DFA" w14:textId="77777777" w:rsidR="008D20AA" w:rsidRPr="00426101" w:rsidRDefault="008820AF">
      <w:pPr>
        <w:spacing w:before="60" w:after="60"/>
      </w:pPr>
      <w:r>
        <w:t>At least one reference is contacted per the criteria in Section 5.5. The reference request and response are documented in the cvp_application_reference_requests and cvp_application_references tables respectively.</w:t>
      </w:r>
    </w:p>
    <w:p w14:paraId="244CCB92" w14:textId="77777777" w:rsidR="008D20AA" w:rsidRPr="00426101" w:rsidRDefault="008820AF">
      <w:pPr>
        <w:spacing w:before="60" w:after="60"/>
      </w:pPr>
      <w:r>
        <w:t>The reference check is conducted by the Vendor Management Lead using the standard reference interview guide (Appendix A). The outcome (positive, neutral, or negative) is recorded with a summary of information gathered.</w:t>
      </w:r>
    </w:p>
    <w:p w14:paraId="312A5B29" w14:textId="77777777" w:rsidR="008D20AA" w:rsidRPr="00426101" w:rsidRDefault="008820AF">
      <w:pPr>
        <w:spacing w:before="60" w:after="60"/>
      </w:pPr>
      <w:r>
        <w:t>Responsibility: Vendor Management Lead</w:t>
      </w:r>
    </w:p>
    <w:p w14:paraId="40F7F36F" w14:textId="77777777" w:rsidR="008D20AA" w:rsidRPr="00426101" w:rsidRDefault="008D20AA">
      <w:pPr>
        <w:spacing w:before="80"/>
      </w:pPr>
    </w:p>
    <w:p w14:paraId="0342C45E" w14:textId="77777777" w:rsidR="008D20AA" w:rsidRPr="00426101" w:rsidRDefault="008820AF">
      <w:pPr>
        <w:pStyle w:val="Heading2"/>
        <w:rPr>
          <w:color w:val="auto"/>
        </w:rPr>
      </w:pPr>
      <w:r>
        <w:rPr>
          <w:color w:val="auto"/>
        </w:rPr>
        <w:t>Stage 6 — Qualification Decision</w:t>
      </w:r>
    </w:p>
    <w:p w14:paraId="3373F1DD" w14:textId="77777777" w:rsidR="008D20AA" w:rsidRPr="00426101" w:rsidRDefault="008820AF">
      <w:pPr>
        <w:spacing w:before="60" w:after="60"/>
      </w:pPr>
      <w:r>
        <w:t>Following testing and reference check, the Vendor Management Lead prepares a qualification recommendation for Managing Director review. The recommendation documents:</w:t>
      </w:r>
    </w:p>
    <w:p w14:paraId="0212691C" w14:textId="77777777" w:rsidR="008D20AA" w:rsidRPr="00426101" w:rsidRDefault="008820AF">
      <w:pPr>
        <w:pStyle w:val="ListParagraph"/>
        <w:numPr>
          <w:ilvl w:val="0"/>
          <w:numId w:val="2"/>
        </w:numPr>
        <w:spacing w:before="40" w:after="40"/>
      </w:pPr>
      <w:r>
        <w:t>ISO 17100 competence path met and evidence on file</w:t>
      </w:r>
    </w:p>
    <w:p w14:paraId="1756F5AC" w14:textId="77777777" w:rsidR="008D20AA" w:rsidRPr="00426101" w:rsidRDefault="008820AF">
      <w:pPr>
        <w:pStyle w:val="ListParagraph"/>
        <w:numPr>
          <w:ilvl w:val="0"/>
          <w:numId w:val="2"/>
        </w:numPr>
        <w:spacing w:before="40" w:after="40"/>
      </w:pPr>
      <w:r>
        <w:t>Life sciences subject matter: confirmed / documented</w:t>
      </w:r>
    </w:p>
    <w:p w14:paraId="7E1B7830" w14:textId="77777777" w:rsidR="008D20AA" w:rsidRPr="00426101" w:rsidRDefault="008820AF">
      <w:pPr>
        <w:pStyle w:val="ListParagraph"/>
        <w:numPr>
          <w:ilvl w:val="0"/>
          <w:numId w:val="2"/>
        </w:numPr>
        <w:spacing w:before="40" w:after="40"/>
      </w:pPr>
      <w:r>
        <w:t>Language pair: native target language confirmed</w:t>
      </w:r>
    </w:p>
    <w:p w14:paraId="7EDEBCD3" w14:textId="77777777" w:rsidR="008D20AA" w:rsidRPr="00426101" w:rsidRDefault="008820AF">
      <w:pPr>
        <w:pStyle w:val="ListParagraph"/>
        <w:numPr>
          <w:ilvl w:val="0"/>
          <w:numId w:val="2"/>
        </w:numPr>
        <w:spacing w:before="40" w:after="40"/>
      </w:pPr>
      <w:r>
        <w:t>Test result: pass / borderline / fail with MQM summary</w:t>
      </w:r>
    </w:p>
    <w:p w14:paraId="41FEE05D" w14:textId="77777777" w:rsidR="008D20AA" w:rsidRPr="00426101" w:rsidRDefault="008820AF">
      <w:pPr>
        <w:pStyle w:val="ListParagraph"/>
        <w:numPr>
          <w:ilvl w:val="0"/>
          <w:numId w:val="2"/>
        </w:numPr>
        <w:spacing w:before="40" w:after="40"/>
      </w:pPr>
      <w:r>
        <w:t>Reference outcome: positive / neutral / negative with summary</w:t>
      </w:r>
    </w:p>
    <w:p w14:paraId="69F23769" w14:textId="77777777" w:rsidR="008D20AA" w:rsidRPr="00426101" w:rsidRDefault="008820AF">
      <w:pPr>
        <w:pStyle w:val="ListParagraph"/>
        <w:numPr>
          <w:ilvl w:val="0"/>
          <w:numId w:val="2"/>
        </w:numPr>
        <w:spacing w:before="40" w:after="40"/>
      </w:pPr>
      <w:r>
        <w:t>Recommended decision: approve / reject / waitlist</w:t>
      </w:r>
    </w:p>
    <w:p w14:paraId="0C449901" w14:textId="77777777" w:rsidR="008D20AA" w:rsidRPr="00426101" w:rsidRDefault="008D20AA">
      <w:pPr>
        <w:spacing w:before="60"/>
      </w:pPr>
    </w:p>
    <w:p w14:paraId="3EAE7762" w14:textId="165A2B49" w:rsidR="008D20AA" w:rsidRPr="00426101" w:rsidRDefault="008820AF">
      <w:pPr>
        <w:spacing w:before="60" w:after="60"/>
      </w:pPr>
      <w:r>
        <w:t>The Vendor Manager Lead reviews the recommendation and approves, modifies, or overrides the decision. The final decision is recorded in the cvp_application_decisions table, including the decision rationale, any outbound message to the applicant, and the date. Possible outcomes:</w:t>
      </w:r>
    </w:p>
    <w:p w14:paraId="4626B109" w14:textId="77777777" w:rsidR="008D20AA" w:rsidRPr="00426101" w:rsidRDefault="008820AF">
      <w:pPr>
        <w:pStyle w:val="ListParagraph"/>
        <w:numPr>
          <w:ilvl w:val="0"/>
          <w:numId w:val="2"/>
        </w:numPr>
        <w:spacing w:before="40" w:after="40"/>
      </w:pPr>
      <w:r>
        <w:t>Approved: candidate advances to onboarding (Stage 7)</w:t>
      </w:r>
    </w:p>
    <w:p w14:paraId="55627638" w14:textId="77777777" w:rsidR="008D20AA" w:rsidRPr="00426101" w:rsidRDefault="008820AF">
      <w:pPr>
        <w:pStyle w:val="ListParagraph"/>
        <w:numPr>
          <w:ilvl w:val="0"/>
          <w:numId w:val="2"/>
        </w:numPr>
        <w:spacing w:before="40" w:after="40"/>
      </w:pPr>
      <w:r>
        <w:t>Rejected: candidate receives written notification with reason; can_reapply_after date set if applicable</w:t>
      </w:r>
    </w:p>
    <w:p w14:paraId="3D5E14EA" w14:textId="77777777" w:rsidR="008D20AA" w:rsidRPr="00426101" w:rsidRDefault="008820AF">
      <w:pPr>
        <w:pStyle w:val="ListParagraph"/>
        <w:numPr>
          <w:ilvl w:val="0"/>
          <w:numId w:val="2"/>
        </w:numPr>
        <w:spacing w:before="40" w:after="40"/>
      </w:pPr>
      <w:r>
        <w:t>Waitlisted: candidate held pending a specific condition (e.g., COA test not yet available for their language pair)</w:t>
      </w:r>
    </w:p>
    <w:p w14:paraId="5D55354A" w14:textId="1C2B3565" w:rsidR="008D20AA" w:rsidRPr="00426101" w:rsidRDefault="008820AF">
      <w:pPr>
        <w:spacing w:before="60" w:after="60"/>
      </w:pPr>
      <w:r>
        <w:t>Responsibility: Vendor Management Lead</w:t>
      </w:r>
    </w:p>
    <w:p w14:paraId="28EA4162" w14:textId="77777777" w:rsidR="008D20AA" w:rsidRPr="00426101" w:rsidRDefault="008D20AA">
      <w:pPr>
        <w:spacing w:before="80"/>
      </w:pPr>
    </w:p>
    <w:p w14:paraId="3DDB1CDA" w14:textId="77777777" w:rsidR="008D20AA" w:rsidRPr="00426101" w:rsidRDefault="008820AF">
      <w:pPr>
        <w:pStyle w:val="Heading2"/>
        <w:rPr>
          <w:color w:val="auto"/>
        </w:rPr>
      </w:pPr>
      <w:r>
        <w:rPr>
          <w:color w:val="auto"/>
        </w:rPr>
        <w:lastRenderedPageBreak/>
        <w:t>Stage 7 — Onboarding</w:t>
      </w:r>
    </w:p>
    <w:p w14:paraId="19EE9F47" w14:textId="77777777" w:rsidR="008D20AA" w:rsidRPr="00426101" w:rsidRDefault="008820AF">
      <w:pPr>
        <w:spacing w:before="60" w:after="60"/>
      </w:pPr>
      <w:r>
        <w:t>Approved candidates are onboarded in the following sequence:</w:t>
      </w:r>
    </w:p>
    <w:p w14:paraId="72613697" w14:textId="048A4B17" w:rsidR="008D20AA" w:rsidRPr="00426101" w:rsidRDefault="008820AF">
      <w:pPr>
        <w:pStyle w:val="ListParagraph"/>
        <w:numPr>
          <w:ilvl w:val="0"/>
          <w:numId w:val="2"/>
        </w:numPr>
        <w:spacing w:before="40" w:after="40"/>
      </w:pPr>
      <w:r>
        <w:t>Day 1: Welcome email from Vendor Management Lead; introduction to assigned Project Manager - Automatic</w:t>
      </w:r>
    </w:p>
    <w:p w14:paraId="73345FCB" w14:textId="61D7641E" w:rsidR="00673119" w:rsidRDefault="008820AF">
      <w:pPr>
        <w:pStyle w:val="ListParagraph"/>
        <w:numPr>
          <w:ilvl w:val="0"/>
          <w:numId w:val="2"/>
        </w:numPr>
        <w:spacing w:before="40" w:after="40"/>
      </w:pPr>
      <w:r>
        <w:t>Day 1-3: NDA executed and filed; Data Handling Policy acknowledgment obtained; payment information collected and GSA - Automatic</w:t>
      </w:r>
    </w:p>
    <w:p w14:paraId="167829DB" w14:textId="7D5976F2" w:rsidR="008D20AA" w:rsidRPr="00426101" w:rsidRDefault="008820AF">
      <w:pPr>
        <w:pStyle w:val="ListParagraph"/>
        <w:numPr>
          <w:ilvl w:val="0"/>
          <w:numId w:val="2"/>
        </w:numPr>
        <w:spacing w:before="40" w:after="40"/>
      </w:pPr>
      <w:r>
        <w:t>CAT tool access confirmed – In profile</w:t>
      </w:r>
    </w:p>
    <w:p w14:paraId="1AEA78B9" w14:textId="53A3CEBD" w:rsidR="008D20AA" w:rsidRPr="00426101" w:rsidRDefault="008820AF">
      <w:pPr>
        <w:pStyle w:val="ListParagraph"/>
        <w:numPr>
          <w:ilvl w:val="0"/>
          <w:numId w:val="2"/>
        </w:numPr>
        <w:spacing w:before="40" w:after="40"/>
      </w:pPr>
      <w:r>
        <w:t xml:space="preserve">Day 3-7: COA Methodology Training assigned; completion deadline communicated – Manual - </w:t>
      </w:r>
    </w:p>
    <w:p w14:paraId="30261398" w14:textId="77777777" w:rsidR="008D20AA" w:rsidRPr="00426101" w:rsidRDefault="008820AF">
      <w:pPr>
        <w:pStyle w:val="ListParagraph"/>
        <w:numPr>
          <w:ilvl w:val="0"/>
          <w:numId w:val="2"/>
        </w:numPr>
        <w:spacing w:before="40" w:after="40"/>
      </w:pPr>
      <w:r>
        <w:t>Day 7 (or upon training completion): Training completion recorded in CVP training tracking system; translator record created in vendors table; language pairs documented in vendor_language_pairs table; translator added to active COA pool</w:t>
      </w:r>
    </w:p>
    <w:p w14:paraId="37A7F500" w14:textId="77777777" w:rsidR="008D20AA" w:rsidRPr="00426101" w:rsidRDefault="008820AF">
      <w:pPr>
        <w:spacing w:before="60" w:after="60"/>
      </w:pPr>
      <w:r>
        <w:t>The translator is not assigned to COA project work until: NDA is signed, training is completed, and their vendor record is fully populated in the Cethos system.</w:t>
      </w:r>
    </w:p>
    <w:p w14:paraId="416ED166" w14:textId="77777777" w:rsidR="008D20AA" w:rsidRPr="00426101" w:rsidRDefault="008820AF">
      <w:pPr>
        <w:spacing w:before="60" w:after="60"/>
      </w:pPr>
      <w:r>
        <w:t>Responsibility: Vendor Management Lead (onboarding sequence); Project Manager (first project assignment)</w:t>
      </w:r>
    </w:p>
    <w:p w14:paraId="53640C12" w14:textId="77777777" w:rsidR="008D20AA" w:rsidRPr="00426101" w:rsidRDefault="008D20AA">
      <w:pPr>
        <w:spacing w:before="80"/>
      </w:pPr>
    </w:p>
    <w:p w14:paraId="402FFC76" w14:textId="77777777" w:rsidR="008D20AA" w:rsidRPr="00426101" w:rsidRDefault="008820AF">
      <w:pPr>
        <w:pStyle w:val="Heading2"/>
        <w:rPr>
          <w:color w:val="auto"/>
        </w:rPr>
      </w:pPr>
      <w:r>
        <w:rPr>
          <w:color w:val="auto"/>
        </w:rPr>
        <w:t>Stage 8 — Ongoing Performance Monitoring</w:t>
      </w:r>
    </w:p>
    <w:p w14:paraId="0BF50041" w14:textId="77777777" w:rsidR="008D20AA" w:rsidRPr="00426101" w:rsidRDefault="008820AF">
      <w:pPr>
        <w:spacing w:before="60" w:after="60"/>
      </w:pPr>
      <w:r>
        <w:t>Qualified COA translators are subject to ongoing performance monitoring. The Vendor Management Lead reviews performance signals monthly using the qms.linguist_performance_snapshot system view, which aggregates:</w:t>
      </w:r>
    </w:p>
    <w:p w14:paraId="511778BB" w14:textId="77777777" w:rsidR="008D20AA" w:rsidRPr="00426101" w:rsidRDefault="008820AF">
      <w:pPr>
        <w:pStyle w:val="ListParagraph"/>
        <w:numPr>
          <w:ilvl w:val="0"/>
          <w:numId w:val="2"/>
        </w:numPr>
        <w:spacing w:before="40" w:after="40"/>
      </w:pPr>
      <w:r>
        <w:t>Revision finding rates per linguist (MQM error categories and severity)</w:t>
      </w:r>
    </w:p>
    <w:p w14:paraId="0C7F83D7" w14:textId="77777777" w:rsidR="008D20AA" w:rsidRPr="00426101" w:rsidRDefault="008820AF">
      <w:pPr>
        <w:pStyle w:val="ListParagraph"/>
        <w:numPr>
          <w:ilvl w:val="0"/>
          <w:numId w:val="2"/>
        </w:numPr>
        <w:spacing w:before="40" w:after="40"/>
      </w:pPr>
      <w:r>
        <w:t>On-time delivery rates</w:t>
      </w:r>
    </w:p>
    <w:p w14:paraId="12F183C8" w14:textId="77777777" w:rsidR="008D20AA" w:rsidRPr="00426101" w:rsidRDefault="008820AF">
      <w:pPr>
        <w:pStyle w:val="ListParagraph"/>
        <w:numPr>
          <w:ilvl w:val="0"/>
          <w:numId w:val="2"/>
        </w:numPr>
        <w:spacing w:before="40" w:after="40"/>
      </w:pPr>
      <w:r>
        <w:t>Client feedback (positive and negative)</w:t>
      </w:r>
    </w:p>
    <w:p w14:paraId="56595DBB" w14:textId="77777777" w:rsidR="008D20AA" w:rsidRPr="00426101" w:rsidRDefault="008820AF">
      <w:pPr>
        <w:pStyle w:val="ListParagraph"/>
        <w:numPr>
          <w:ilvl w:val="0"/>
          <w:numId w:val="2"/>
        </w:numPr>
        <w:spacing w:before="40" w:after="40"/>
      </w:pPr>
      <w:r>
        <w:t>Complaint involvement</w:t>
      </w:r>
    </w:p>
    <w:p w14:paraId="3D6DB31D" w14:textId="77777777" w:rsidR="008D20AA" w:rsidRPr="00426101" w:rsidRDefault="008820AF">
      <w:pPr>
        <w:pStyle w:val="ListParagraph"/>
        <w:numPr>
          <w:ilvl w:val="0"/>
          <w:numId w:val="2"/>
        </w:numPr>
        <w:spacing w:before="40" w:after="40"/>
      </w:pPr>
      <w:r>
        <w:t>Project acceptance and decline rates</w:t>
      </w:r>
    </w:p>
    <w:p w14:paraId="347D33C1" w14:textId="77777777" w:rsidR="008D20AA" w:rsidRPr="00426101" w:rsidRDefault="008820AF">
      <w:pPr>
        <w:pStyle w:val="ListParagraph"/>
        <w:numPr>
          <w:ilvl w:val="0"/>
          <w:numId w:val="2"/>
        </w:numPr>
        <w:spacing w:before="40" w:after="40"/>
      </w:pPr>
      <w:r>
        <w:t>Activity recency</w:t>
      </w:r>
    </w:p>
    <w:p w14:paraId="4237533F" w14:textId="77777777" w:rsidR="008D20AA" w:rsidRPr="00426101" w:rsidRDefault="008D20AA">
      <w:pPr>
        <w:spacing w:before="60"/>
      </w:pPr>
    </w:p>
    <w:p w14:paraId="5F817373" w14:textId="77777777" w:rsidR="008D20AA" w:rsidRPr="00426101" w:rsidRDefault="008820AF">
      <w:pPr>
        <w:spacing w:before="60" w:after="60"/>
      </w:pPr>
      <w:r>
        <w:t>Translators whose signals cross defined thresholds (see Appendix B: Performance Threshold Table) are flagged for intervention. Intervention types:</w:t>
      </w:r>
    </w:p>
    <w:p w14:paraId="0436DB46" w14:textId="77777777" w:rsidR="008D20AA" w:rsidRPr="00426101" w:rsidRDefault="008820AF">
      <w:pPr>
        <w:pStyle w:val="ListParagraph"/>
        <w:numPr>
          <w:ilvl w:val="0"/>
          <w:numId w:val="2"/>
        </w:numPr>
        <w:spacing w:before="40" w:after="40"/>
      </w:pPr>
      <w:r>
        <w:t>Coaching conversation: documented in the vendor record; specific improvement expected within defined timeframe</w:t>
      </w:r>
    </w:p>
    <w:p w14:paraId="4786AD66" w14:textId="77777777" w:rsidR="008D20AA" w:rsidRPr="00426101" w:rsidRDefault="008820AF">
      <w:pPr>
        <w:pStyle w:val="ListParagraph"/>
        <w:numPr>
          <w:ilvl w:val="0"/>
          <w:numId w:val="2"/>
        </w:numPr>
        <w:spacing w:before="40" w:after="40"/>
      </w:pPr>
      <w:r>
        <w:t>Suspension pending remediation: translator removed from active COA pool pending resolution of identified issue</w:t>
      </w:r>
    </w:p>
    <w:p w14:paraId="14B6F8E6" w14:textId="77777777" w:rsidR="008D20AA" w:rsidRPr="00426101" w:rsidRDefault="008820AF">
      <w:pPr>
        <w:pStyle w:val="ListParagraph"/>
        <w:numPr>
          <w:ilvl w:val="0"/>
          <w:numId w:val="2"/>
        </w:numPr>
        <w:spacing w:before="40" w:after="40"/>
      </w:pPr>
      <w:r>
        <w:t>Offboarding: permanent removal from COA pool (or from Cethos network entirely) with documented rationale</w:t>
      </w:r>
    </w:p>
    <w:p w14:paraId="4A775709" w14:textId="77777777" w:rsidR="008D20AA" w:rsidRPr="00426101" w:rsidRDefault="008D20AA">
      <w:pPr>
        <w:spacing w:before="60"/>
      </w:pPr>
    </w:p>
    <w:p w14:paraId="5F52D90C" w14:textId="77777777" w:rsidR="008D20AA" w:rsidRPr="00426101" w:rsidRDefault="008820AF">
      <w:pPr>
        <w:spacing w:before="60" w:after="60"/>
      </w:pPr>
      <w:r>
        <w:t>All performance conversations are documented. Re-qualification may be required following suspension.</w:t>
      </w:r>
    </w:p>
    <w:p w14:paraId="085D86F7" w14:textId="77777777" w:rsidR="008D20AA" w:rsidRPr="00426101" w:rsidRDefault="008820AF">
      <w:pPr>
        <w:spacing w:before="60" w:after="60"/>
      </w:pPr>
      <w:r>
        <w:t>Responsibility: Vendor Management Lead</w:t>
      </w:r>
    </w:p>
    <w:p w14:paraId="070F70E6" w14:textId="77777777" w:rsidR="008D20AA" w:rsidRPr="00426101" w:rsidRDefault="008D20AA">
      <w:pPr>
        <w:spacing w:before="120"/>
      </w:pPr>
    </w:p>
    <w:p w14:paraId="766ADFBF" w14:textId="77777777" w:rsidR="008D20AA" w:rsidRPr="00426101" w:rsidRDefault="008D20AA">
      <w:pPr>
        <w:pBdr>
          <w:bottom w:val="single" w:sz="4" w:space="1" w:color="2E75B6"/>
        </w:pBdr>
        <w:spacing w:before="120" w:after="120"/>
      </w:pPr>
    </w:p>
    <w:p w14:paraId="7D16AB6D" w14:textId="77777777" w:rsidR="008D20AA" w:rsidRPr="00426101" w:rsidRDefault="008820AF">
      <w:pPr>
        <w:pStyle w:val="Heading1"/>
        <w:rPr>
          <w:color w:val="auto"/>
        </w:rPr>
      </w:pPr>
      <w:r>
        <w:rPr>
          <w:color w:val="auto"/>
        </w:rPr>
        <w:lastRenderedPageBreak/>
        <w:t>7. Documentation Requirements</w:t>
      </w:r>
    </w:p>
    <w:p w14:paraId="69BB7D57" w14:textId="77777777" w:rsidR="008D20AA" w:rsidRPr="00426101" w:rsidRDefault="008820AF">
      <w:pPr>
        <w:spacing w:before="60" w:after="60"/>
      </w:pPr>
      <w:r>
        <w:t>The following records must exist and be retrievable for every qualified COA translator. All records are stored in the Cethos CVP system unless otherwise noted.</w:t>
      </w:r>
    </w:p>
    <w:p w14:paraId="58C45F7A" w14:textId="77777777" w:rsidR="008D20AA" w:rsidRPr="00426101" w:rsidRDefault="008D20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9"/>
        <w:gridCol w:w="3453"/>
        <w:gridCol w:w="2638"/>
      </w:tblGrid>
      <w:tr w:rsidR="008D20AA" w:rsidRPr="00426101" w14:paraId="1E2E50FF"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8FA23E" w14:textId="77777777" w:rsidR="008D20AA" w:rsidRPr="00426101" w:rsidRDefault="008820AF">
            <w:r>
              <w:rPr>
                <w:b/>
                <w:bCs/>
                <w:sz w:val="20"/>
                <w:szCs w:val="20"/>
              </w:rPr>
              <w:t>Record</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4FCC9D" w14:textId="77777777" w:rsidR="008D20AA" w:rsidRPr="00426101" w:rsidRDefault="008820AF">
            <w:r>
              <w:rPr>
                <w:b/>
                <w:bCs/>
                <w:sz w:val="20"/>
                <w:szCs w:val="20"/>
              </w:rPr>
              <w:t>Location</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695D55" w14:textId="77777777" w:rsidR="008D20AA" w:rsidRPr="00426101" w:rsidRDefault="008820AF">
            <w:r>
              <w:rPr>
                <w:b/>
                <w:bCs/>
                <w:sz w:val="20"/>
                <w:szCs w:val="20"/>
              </w:rPr>
              <w:t>Retention</w:t>
            </w:r>
          </w:p>
        </w:tc>
      </w:tr>
      <w:tr w:rsidR="008D20AA" w:rsidRPr="00426101" w14:paraId="69427BB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610ED" w14:textId="77777777" w:rsidR="008D20AA" w:rsidRPr="00426101" w:rsidRDefault="008820AF">
            <w:r>
              <w:rPr>
                <w:sz w:val="20"/>
                <w:szCs w:val="20"/>
              </w:rPr>
              <w:t>CVP application (complete)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444D4" w14:textId="77777777" w:rsidR="008D20AA" w:rsidRPr="00426101" w:rsidRDefault="008820AF">
            <w:r>
              <w:rPr>
                <w:sz w:val="20"/>
                <w:szCs w:val="20"/>
              </w:rPr>
              <w:t>cvp_applications table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14A76" w14:textId="77777777" w:rsidR="008D20AA" w:rsidRPr="00426101" w:rsidRDefault="008820AF">
            <w:r>
              <w:rPr>
                <w:sz w:val="20"/>
                <w:szCs w:val="20"/>
              </w:rPr>
              <w:t>Indefinite</w:t>
            </w:r>
          </w:p>
        </w:tc>
      </w:tr>
      <w:tr w:rsidR="008D20AA" w:rsidRPr="00426101" w14:paraId="523B384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0F612" w14:textId="77777777" w:rsidR="008D20AA" w:rsidRPr="00426101" w:rsidRDefault="008820AF">
            <w:r>
              <w:rPr>
                <w:sz w:val="20"/>
                <w:szCs w:val="20"/>
              </w:rPr>
              <w:t>CV on file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CDB2A" w14:textId="77777777" w:rsidR="008D20AA" w:rsidRPr="00426101" w:rsidRDefault="008820AF">
            <w:r>
              <w:rPr>
                <w:sz w:val="20"/>
                <w:szCs w:val="20"/>
              </w:rPr>
              <w:t>CVP system / file storage</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B0D72A" w14:textId="77777777" w:rsidR="008D20AA" w:rsidRPr="00426101" w:rsidRDefault="008820AF">
            <w:r>
              <w:rPr>
                <w:sz w:val="20"/>
                <w:szCs w:val="20"/>
              </w:rPr>
              <w:t>Indefinite</w:t>
            </w:r>
          </w:p>
        </w:tc>
      </w:tr>
      <w:tr w:rsidR="008D20AA" w:rsidRPr="00426101" w14:paraId="4FC633B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BDE34" w14:textId="77777777" w:rsidR="008D20AA" w:rsidRPr="00426101" w:rsidRDefault="008820AF">
            <w:r>
              <w:rPr>
                <w:sz w:val="20"/>
                <w:szCs w:val="20"/>
              </w:rPr>
              <w:t>Credential verification record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850E0" w14:textId="77777777" w:rsidR="008D20AA" w:rsidRPr="00426101" w:rsidRDefault="008820AF">
            <w:r>
              <w:rPr>
                <w:sz w:val="20"/>
                <w:szCs w:val="20"/>
              </w:rPr>
              <w:t>qms.competence_evidence table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36F00" w14:textId="77777777" w:rsidR="008D20AA" w:rsidRPr="00426101" w:rsidRDefault="008820AF">
            <w:r>
              <w:rPr>
                <w:sz w:val="20"/>
                <w:szCs w:val="20"/>
              </w:rPr>
              <w:t>Indefinite</w:t>
            </w:r>
          </w:p>
        </w:tc>
      </w:tr>
      <w:tr w:rsidR="008D20AA" w:rsidRPr="00426101" w14:paraId="0D56E82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B79E2" w14:textId="77777777" w:rsidR="008D20AA" w:rsidRPr="00426101" w:rsidRDefault="008820AF">
            <w:r>
              <w:rPr>
                <w:sz w:val="20"/>
                <w:szCs w:val="20"/>
              </w:rPr>
              <w:t>Test submission and assessment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3F8AA0" w14:textId="77777777" w:rsidR="008D20AA" w:rsidRPr="00426101" w:rsidRDefault="008820AF">
            <w:r>
              <w:rPr>
                <w:sz w:val="20"/>
                <w:szCs w:val="20"/>
              </w:rPr>
              <w:t>cvp_test_submissions table</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5E674" w14:textId="77777777" w:rsidR="008D20AA" w:rsidRPr="00426101" w:rsidRDefault="008820AF">
            <w:r>
              <w:rPr>
                <w:sz w:val="20"/>
                <w:szCs w:val="20"/>
              </w:rPr>
              <w:t>Indefinite</w:t>
            </w:r>
          </w:p>
        </w:tc>
      </w:tr>
      <w:tr w:rsidR="008D20AA" w:rsidRPr="00426101" w14:paraId="2A1EDBB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5DFE3" w14:textId="77777777" w:rsidR="008D20AA" w:rsidRPr="00426101" w:rsidRDefault="008820AF">
            <w:r>
              <w:rPr>
                <w:sz w:val="20"/>
                <w:szCs w:val="20"/>
              </w:rPr>
              <w:t>Reference check record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AE3A1" w14:textId="77777777" w:rsidR="008D20AA" w:rsidRPr="00426101" w:rsidRDefault="008820AF">
            <w:r>
              <w:rPr>
                <w:sz w:val="20"/>
                <w:szCs w:val="20"/>
              </w:rPr>
              <w:t>cvp_application_references table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B5B00" w14:textId="77777777" w:rsidR="008D20AA" w:rsidRPr="00426101" w:rsidRDefault="008820AF">
            <w:r>
              <w:rPr>
                <w:sz w:val="20"/>
                <w:szCs w:val="20"/>
              </w:rPr>
              <w:t>Indefinite</w:t>
            </w:r>
          </w:p>
        </w:tc>
      </w:tr>
      <w:tr w:rsidR="008D20AA" w:rsidRPr="00426101" w14:paraId="19B16D6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04868" w14:textId="77777777" w:rsidR="008D20AA" w:rsidRPr="00426101" w:rsidRDefault="008820AF">
            <w:r>
              <w:rPr>
                <w:sz w:val="20"/>
                <w:szCs w:val="20"/>
              </w:rPr>
              <w:t>Qualification decision with rationale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6B5D1" w14:textId="77777777" w:rsidR="008D20AA" w:rsidRPr="00426101" w:rsidRDefault="008820AF">
            <w:r>
              <w:rPr>
                <w:sz w:val="20"/>
                <w:szCs w:val="20"/>
              </w:rPr>
              <w:t>cvp_application_decisions table</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9EC78" w14:textId="77777777" w:rsidR="008D20AA" w:rsidRPr="00426101" w:rsidRDefault="008820AF">
            <w:r>
              <w:rPr>
                <w:sz w:val="20"/>
                <w:szCs w:val="20"/>
              </w:rPr>
              <w:t>Indefinite</w:t>
            </w:r>
          </w:p>
        </w:tc>
      </w:tr>
      <w:tr w:rsidR="008D20AA" w:rsidRPr="00426101" w14:paraId="64FB0AD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E7F34" w14:textId="77777777" w:rsidR="008D20AA" w:rsidRPr="00426101" w:rsidRDefault="008820AF">
            <w:r>
              <w:rPr>
                <w:sz w:val="20"/>
                <w:szCs w:val="20"/>
              </w:rPr>
              <w:t>NDA (executed copy)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2BA9F" w14:textId="77777777" w:rsidR="008D20AA" w:rsidRPr="00426101" w:rsidRDefault="008820AF">
            <w:r>
              <w:rPr>
                <w:sz w:val="20"/>
                <w:szCs w:val="20"/>
              </w:rPr>
              <w:t>Secure file storage (linked to vendor record)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E193C" w14:textId="77777777" w:rsidR="008D20AA" w:rsidRPr="00426101" w:rsidRDefault="008820AF">
            <w:r>
              <w:rPr>
                <w:sz w:val="20"/>
                <w:szCs w:val="20"/>
              </w:rPr>
              <w:t>Indefinite</w:t>
            </w:r>
          </w:p>
        </w:tc>
      </w:tr>
      <w:tr w:rsidR="008D20AA" w:rsidRPr="00426101" w14:paraId="2A10BEE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DB66EC" w14:textId="77777777" w:rsidR="008D20AA" w:rsidRPr="00426101" w:rsidRDefault="008820AF">
            <w:r>
              <w:rPr>
                <w:sz w:val="20"/>
                <w:szCs w:val="20"/>
              </w:rPr>
              <w:t>Data Handling Policy acknowledgment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082189" w14:textId="77777777" w:rsidR="008D20AA" w:rsidRPr="00426101" w:rsidRDefault="008820AF">
            <w:r>
              <w:rPr>
                <w:sz w:val="20"/>
                <w:szCs w:val="20"/>
              </w:rPr>
              <w:t>CVP training system</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FB4848" w14:textId="77777777" w:rsidR="008D20AA" w:rsidRPr="00426101" w:rsidRDefault="008820AF">
            <w:r>
              <w:rPr>
                <w:sz w:val="20"/>
                <w:szCs w:val="20"/>
              </w:rPr>
              <w:t>Indefinite</w:t>
            </w:r>
          </w:p>
        </w:tc>
      </w:tr>
      <w:tr w:rsidR="008D20AA" w:rsidRPr="00426101" w14:paraId="198B3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7BDF0" w14:textId="77777777" w:rsidR="008D20AA" w:rsidRPr="00426101" w:rsidRDefault="008820AF">
            <w:r>
              <w:rPr>
                <w:sz w:val="20"/>
                <w:szCs w:val="20"/>
              </w:rPr>
              <w:t>COA Methodology Training completion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E983A" w14:textId="77777777" w:rsidR="008D20AA" w:rsidRPr="00426101" w:rsidRDefault="008820AF">
            <w:r>
              <w:rPr>
                <w:sz w:val="20"/>
                <w:szCs w:val="20"/>
              </w:rPr>
              <w:t>cvp_training_lesson_progress table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29C19" w14:textId="77777777" w:rsidR="008D20AA" w:rsidRPr="00426101" w:rsidRDefault="008820AF">
            <w:r>
              <w:rPr>
                <w:sz w:val="20"/>
                <w:szCs w:val="20"/>
              </w:rPr>
              <w:t>Indefinite</w:t>
            </w:r>
          </w:p>
        </w:tc>
      </w:tr>
      <w:tr w:rsidR="008D20AA" w:rsidRPr="00426101" w14:paraId="33E0214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225775" w14:textId="77777777" w:rsidR="008D20AA" w:rsidRPr="00426101" w:rsidRDefault="008820AF">
            <w:r>
              <w:rPr>
                <w:sz w:val="20"/>
                <w:szCs w:val="20"/>
              </w:rPr>
              <w:t>Vendor record (vendors table)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81C91D" w14:textId="77777777" w:rsidR="008D20AA" w:rsidRPr="00426101" w:rsidRDefault="008820AF">
            <w:r>
              <w:rPr>
                <w:sz w:val="20"/>
                <w:szCs w:val="20"/>
              </w:rPr>
              <w:t>vendors table</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0D64C9" w14:textId="77777777" w:rsidR="008D20AA" w:rsidRPr="00426101" w:rsidRDefault="008820AF">
            <w:r>
              <w:rPr>
                <w:sz w:val="20"/>
                <w:szCs w:val="20"/>
              </w:rPr>
              <w:t>Indefinite</w:t>
            </w:r>
          </w:p>
        </w:tc>
      </w:tr>
      <w:tr w:rsidR="008D20AA" w:rsidRPr="00426101" w14:paraId="0FA6EDF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870DD" w14:textId="77777777" w:rsidR="008D20AA" w:rsidRPr="00426101" w:rsidRDefault="008820AF">
            <w:r>
              <w:rPr>
                <w:sz w:val="20"/>
                <w:szCs w:val="20"/>
              </w:rPr>
              <w:t>Language pair documentation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EAC3F" w14:textId="77777777" w:rsidR="008D20AA" w:rsidRPr="00426101" w:rsidRDefault="008820AF">
            <w:r>
              <w:rPr>
                <w:sz w:val="20"/>
                <w:szCs w:val="20"/>
              </w:rPr>
              <w:t>vendor_language_pairs table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2BE2F" w14:textId="77777777" w:rsidR="008D20AA" w:rsidRPr="00426101" w:rsidRDefault="008820AF">
            <w:r>
              <w:rPr>
                <w:sz w:val="20"/>
                <w:szCs w:val="20"/>
              </w:rPr>
              <w:t>Indefinite</w:t>
            </w:r>
          </w:p>
        </w:tc>
      </w:tr>
      <w:tr w:rsidR="008D20AA" w:rsidRPr="00426101" w14:paraId="6220BBD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04BF61" w14:textId="77777777" w:rsidR="008D20AA" w:rsidRPr="00426101" w:rsidRDefault="008820AF">
            <w:r>
              <w:rPr>
                <w:sz w:val="20"/>
                <w:szCs w:val="20"/>
              </w:rPr>
              <w:t>Ongoing performance records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2EB61E" w14:textId="77777777" w:rsidR="008D20AA" w:rsidRPr="00426101" w:rsidRDefault="008820AF">
            <w:r>
              <w:rPr>
                <w:sz w:val="20"/>
                <w:szCs w:val="20"/>
              </w:rPr>
              <w:t>qms.linguist_performance_snapshot</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D7A7C" w14:textId="77777777" w:rsidR="008D20AA" w:rsidRPr="00426101" w:rsidRDefault="008820AF">
            <w:r>
              <w:rPr>
                <w:sz w:val="20"/>
                <w:szCs w:val="20"/>
              </w:rPr>
              <w:t>Minimum 5 years</w:t>
            </w:r>
          </w:p>
        </w:tc>
      </w:tr>
      <w:tr w:rsidR="008D20AA" w:rsidRPr="00426101" w14:paraId="0474BF4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3FECE" w14:textId="77777777" w:rsidR="008D20AA" w:rsidRPr="00426101" w:rsidRDefault="008820AF">
            <w:r>
              <w:rPr>
                <w:sz w:val="20"/>
                <w:szCs w:val="20"/>
              </w:rPr>
              <w:t>Performance intervention records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2DF6F" w14:textId="77777777" w:rsidR="008D20AA" w:rsidRPr="00426101" w:rsidRDefault="008820AF">
            <w:r>
              <w:rPr>
                <w:sz w:val="20"/>
                <w:szCs w:val="20"/>
              </w:rPr>
              <w:t>Vendor record notes + documented conversations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25A73" w14:textId="77777777" w:rsidR="008D20AA" w:rsidRPr="00426101" w:rsidRDefault="008820AF">
            <w:r>
              <w:rPr>
                <w:sz w:val="20"/>
                <w:szCs w:val="20"/>
              </w:rPr>
              <w:t>Minimum 5 years</w:t>
            </w:r>
          </w:p>
        </w:tc>
      </w:tr>
    </w:tbl>
    <w:p w14:paraId="0DDBB86E" w14:textId="77777777" w:rsidR="008D20AA" w:rsidRPr="00426101" w:rsidRDefault="008D20AA">
      <w:pPr>
        <w:spacing w:before="120"/>
      </w:pPr>
    </w:p>
    <w:p w14:paraId="413F0411" w14:textId="77777777" w:rsidR="008D20AA" w:rsidRPr="00426101" w:rsidRDefault="008D20AA">
      <w:pPr>
        <w:pBdr>
          <w:bottom w:val="single" w:sz="4" w:space="1" w:color="2E75B6"/>
        </w:pBdr>
        <w:spacing w:before="120" w:after="120"/>
      </w:pPr>
    </w:p>
    <w:p w14:paraId="298BCB2E" w14:textId="77777777" w:rsidR="008D20AA" w:rsidRPr="00426101" w:rsidRDefault="008820AF">
      <w:pPr>
        <w:pStyle w:val="Heading1"/>
        <w:rPr>
          <w:color w:val="auto"/>
        </w:rPr>
      </w:pPr>
      <w:r>
        <w:rPr>
          <w:color w:val="auto"/>
        </w:rPr>
        <w:t>8. Confidentiality Controls</w:t>
      </w:r>
    </w:p>
    <w:p w14:paraId="72FE76BB" w14:textId="77777777" w:rsidR="008D20AA" w:rsidRPr="00426101" w:rsidRDefault="008820AF">
      <w:pPr>
        <w:spacing w:before="60" w:after="60"/>
      </w:pPr>
      <w:r>
        <w:t>COA translation work involves clinical trial materials which are subject to sponsor confidentiality requirements and applicable data protection legislation. The following controls apply to all COA translators:</w:t>
      </w:r>
    </w:p>
    <w:p w14:paraId="271DC7AA" w14:textId="77777777" w:rsidR="008D20AA" w:rsidRPr="00426101" w:rsidRDefault="008820AF">
      <w:pPr>
        <w:pStyle w:val="ListParagraph"/>
        <w:numPr>
          <w:ilvl w:val="0"/>
          <w:numId w:val="2"/>
        </w:numPr>
        <w:spacing w:before="40" w:after="40"/>
      </w:pPr>
      <w:r>
        <w:t>NDA must be executed before any COA project materials are shared with the translator</w:t>
      </w:r>
    </w:p>
    <w:p w14:paraId="3C81959B" w14:textId="77777777" w:rsidR="008D20AA" w:rsidRPr="00426101" w:rsidRDefault="008820AF">
      <w:pPr>
        <w:pStyle w:val="ListParagraph"/>
        <w:numPr>
          <w:ilvl w:val="0"/>
          <w:numId w:val="2"/>
        </w:numPr>
        <w:spacing w:before="40" w:after="40"/>
      </w:pPr>
      <w:r>
        <w:t>Project materials are transmitted via Cethos's designated secure file transfer mechanism only — not by unencrypted email</w:t>
      </w:r>
    </w:p>
    <w:p w14:paraId="525534C6" w14:textId="77777777" w:rsidR="008D20AA" w:rsidRPr="00426101" w:rsidRDefault="008820AF">
      <w:pPr>
        <w:pStyle w:val="ListParagraph"/>
        <w:numPr>
          <w:ilvl w:val="0"/>
          <w:numId w:val="2"/>
        </w:numPr>
        <w:spacing w:before="40" w:after="40"/>
      </w:pPr>
      <w:r>
        <w:t>Translators are required to store project files on encrypted local storage during the project and delete all copies upon project completion</w:t>
      </w:r>
    </w:p>
    <w:p w14:paraId="29D66520" w14:textId="77777777" w:rsidR="008D20AA" w:rsidRPr="00426101" w:rsidRDefault="008820AF">
      <w:pPr>
        <w:pStyle w:val="ListParagraph"/>
        <w:numPr>
          <w:ilvl w:val="0"/>
          <w:numId w:val="2"/>
        </w:numPr>
        <w:spacing w:before="40" w:after="40"/>
      </w:pPr>
      <w:r>
        <w:t>Translators must not share COA project materials with any third party, including other linguists, without explicit written authorization from Cethos</w:t>
      </w:r>
    </w:p>
    <w:p w14:paraId="20F24442" w14:textId="77777777" w:rsidR="008D20AA" w:rsidRPr="00426101" w:rsidRDefault="008820AF">
      <w:pPr>
        <w:pStyle w:val="ListParagraph"/>
        <w:numPr>
          <w:ilvl w:val="0"/>
          <w:numId w:val="2"/>
        </w:numPr>
        <w:spacing w:before="40" w:after="40"/>
      </w:pPr>
      <w:r>
        <w:t>Any suspected breach of confidentiality must be reported to the Vendor Management Lead immediately; Cethos will escalate to the sponsor within 24 hours of confirmation</w:t>
      </w:r>
    </w:p>
    <w:p w14:paraId="09316455" w14:textId="77777777" w:rsidR="008D20AA" w:rsidRPr="00426101" w:rsidRDefault="008D20AA">
      <w:pPr>
        <w:spacing w:before="60"/>
      </w:pPr>
    </w:p>
    <w:p w14:paraId="46E2C7E0" w14:textId="77777777" w:rsidR="008D20AA" w:rsidRPr="00426101" w:rsidRDefault="008820AF">
      <w:pPr>
        <w:spacing w:before="60" w:after="60"/>
      </w:pPr>
      <w:r>
        <w:t>Compliance with confidentiality obligations is covered in COA Methodology Training and acknowledged via the Data Handling Policy sign-off. Confirmed breaches are grounds for immediate suspension and potential offboarding.</w:t>
      </w:r>
    </w:p>
    <w:p w14:paraId="051AC2A8" w14:textId="77777777" w:rsidR="008D20AA" w:rsidRPr="00426101" w:rsidRDefault="008D20AA">
      <w:pPr>
        <w:spacing w:before="120"/>
      </w:pPr>
    </w:p>
    <w:p w14:paraId="6EAA582F" w14:textId="77777777" w:rsidR="008D20AA" w:rsidRPr="00426101" w:rsidRDefault="008D20AA">
      <w:pPr>
        <w:pBdr>
          <w:bottom w:val="single" w:sz="4" w:space="1" w:color="2E75B6"/>
        </w:pBdr>
        <w:spacing w:before="120" w:after="120"/>
      </w:pPr>
    </w:p>
    <w:p w14:paraId="1805E2E9" w14:textId="77777777" w:rsidR="008D20AA" w:rsidRPr="00426101" w:rsidRDefault="008820AF">
      <w:pPr>
        <w:pStyle w:val="Heading1"/>
        <w:rPr>
          <w:color w:val="auto"/>
        </w:rPr>
      </w:pPr>
      <w:r>
        <w:rPr>
          <w:color w:val="auto"/>
        </w:rPr>
        <w:t>9. Non-Conformance and Corrective Action</w:t>
      </w:r>
    </w:p>
    <w:p w14:paraId="34DEC469" w14:textId="77777777" w:rsidR="008D20AA" w:rsidRPr="00426101" w:rsidRDefault="008820AF">
      <w:pPr>
        <w:spacing w:before="60" w:after="60"/>
      </w:pPr>
      <w:r>
        <w:t>When a COA translator's work is found to contain errors, or when a process deviation is identified in the qualification or onboarding sequence, the following process applies:</w:t>
      </w:r>
    </w:p>
    <w:p w14:paraId="6121B9B9" w14:textId="77777777" w:rsidR="008D20AA" w:rsidRPr="00426101" w:rsidRDefault="008D20AA">
      <w:pPr>
        <w:spacing w:before="60"/>
      </w:pPr>
    </w:p>
    <w:p w14:paraId="65DED648" w14:textId="77777777" w:rsidR="008D20AA" w:rsidRPr="00426101" w:rsidRDefault="008820AF">
      <w:pPr>
        <w:pStyle w:val="ListParagraph"/>
        <w:numPr>
          <w:ilvl w:val="0"/>
          <w:numId w:val="3"/>
        </w:numPr>
        <w:spacing w:before="60" w:after="60"/>
      </w:pPr>
      <w:r>
        <w:t>The Project Manager or Quality Manager identifies and documents the non-conformance, including: date identified; nature of the issue; MQM error classification if applicable; impact on the project.</w:t>
      </w:r>
    </w:p>
    <w:p w14:paraId="30CF6D76" w14:textId="77777777" w:rsidR="008D20AA" w:rsidRPr="00426101" w:rsidRDefault="008820AF">
      <w:pPr>
        <w:pStyle w:val="ListParagraph"/>
        <w:numPr>
          <w:ilvl w:val="0"/>
          <w:numId w:val="3"/>
        </w:numPr>
        <w:spacing w:before="60" w:after="60"/>
      </w:pPr>
      <w:r>
        <w:t>The Vendor Management Lead is notified within one business day.</w:t>
      </w:r>
    </w:p>
    <w:p w14:paraId="20A71186" w14:textId="77777777" w:rsidR="008D20AA" w:rsidRPr="00426101" w:rsidRDefault="008820AF">
      <w:pPr>
        <w:pStyle w:val="ListParagraph"/>
        <w:numPr>
          <w:ilvl w:val="0"/>
          <w:numId w:val="3"/>
        </w:numPr>
        <w:spacing w:before="60" w:after="60"/>
      </w:pPr>
      <w:r>
        <w:t>The Vendor Management Lead investigates root cause and documents findings in the vendor's performance record.</w:t>
      </w:r>
    </w:p>
    <w:p w14:paraId="44580A5C" w14:textId="77777777" w:rsidR="008D20AA" w:rsidRPr="00426101" w:rsidRDefault="008820AF">
      <w:pPr>
        <w:pStyle w:val="ListParagraph"/>
        <w:numPr>
          <w:ilvl w:val="0"/>
          <w:numId w:val="3"/>
        </w:numPr>
        <w:spacing w:before="60" w:after="60"/>
      </w:pPr>
      <w:r>
        <w:t>A corrective action is determined: coaching; additional training; suspension pending remediation; or offboarding. The corrective action, rationale, and expected timeline are documented.</w:t>
      </w:r>
    </w:p>
    <w:p w14:paraId="00924C9C" w14:textId="77777777" w:rsidR="008D20AA" w:rsidRPr="00426101" w:rsidRDefault="008820AF">
      <w:pPr>
        <w:pStyle w:val="ListParagraph"/>
        <w:numPr>
          <w:ilvl w:val="0"/>
          <w:numId w:val="3"/>
        </w:numPr>
        <w:spacing w:before="60" w:after="60"/>
      </w:pPr>
      <w:r>
        <w:t>Follow-up is conducted at the agreed timeline. If the corrective action is successful, this is documented. If unsuccessful, escalation to Managing Director occurs.</w:t>
      </w:r>
    </w:p>
    <w:p w14:paraId="0791A057" w14:textId="77777777" w:rsidR="008D20AA" w:rsidRPr="00426101" w:rsidRDefault="008D20AA">
      <w:pPr>
        <w:spacing w:before="60"/>
      </w:pPr>
    </w:p>
    <w:p w14:paraId="78C0EEC3" w14:textId="77777777" w:rsidR="008D20AA" w:rsidRPr="00426101" w:rsidRDefault="008820AF">
      <w:pPr>
        <w:spacing w:before="60" w:after="60"/>
      </w:pPr>
      <w:r>
        <w:t>All non-conformance records are retained for a minimum of five years and are available for sponsor audit review.</w:t>
      </w:r>
    </w:p>
    <w:p w14:paraId="1C94AD49" w14:textId="77777777" w:rsidR="008D20AA" w:rsidRPr="00426101" w:rsidRDefault="008D20AA">
      <w:pPr>
        <w:spacing w:before="120"/>
      </w:pPr>
    </w:p>
    <w:p w14:paraId="0EC87DBF" w14:textId="77777777" w:rsidR="008D20AA" w:rsidRPr="00426101" w:rsidRDefault="008D20AA">
      <w:pPr>
        <w:pBdr>
          <w:bottom w:val="single" w:sz="4" w:space="1" w:color="2E75B6"/>
        </w:pBdr>
        <w:spacing w:before="120" w:after="120"/>
      </w:pPr>
    </w:p>
    <w:p w14:paraId="3C8CD304" w14:textId="77777777" w:rsidR="008D20AA" w:rsidRPr="00426101" w:rsidRDefault="008820AF">
      <w:pPr>
        <w:pStyle w:val="Heading1"/>
        <w:rPr>
          <w:color w:val="auto"/>
        </w:rPr>
      </w:pPr>
      <w:r>
        <w:rPr>
          <w:color w:val="auto"/>
        </w:rPr>
        <w:t>10. SOP Review and Version Control</w:t>
      </w:r>
    </w:p>
    <w:p w14:paraId="01881700" w14:textId="77777777" w:rsidR="008D20AA" w:rsidRPr="00426101" w:rsidRDefault="008820AF">
      <w:pPr>
        <w:spacing w:before="60" w:after="60"/>
      </w:pPr>
      <w:r>
        <w:t>This SOP is reviewed annually, or following: a significant change to the COA qualification process; a sponsor audit finding relating to vendor qualification; a change in ISO 17100 or ISPOR methodology requirements; or a significant non-conformance that reveals a process gap.</w:t>
      </w:r>
    </w:p>
    <w:p w14:paraId="5CE7069B" w14:textId="77777777" w:rsidR="008D20AA" w:rsidRPr="00426101" w:rsidRDefault="008820AF">
      <w:pPr>
        <w:spacing w:before="60" w:after="60"/>
      </w:pPr>
      <w:r>
        <w:t>SOP revisions are approved by the Managing Director before taking effect. All prior versions are archived with their effective dates. Staff are notified of SOP changes within five business days of approval.</w:t>
      </w:r>
    </w:p>
    <w:p w14:paraId="25F55D93" w14:textId="77777777" w:rsidR="008D20AA" w:rsidRPr="00426101" w:rsidRDefault="008D20A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3860"/>
        <w:gridCol w:w="2000"/>
      </w:tblGrid>
      <w:tr w:rsidR="008D20AA" w:rsidRPr="00426101" w14:paraId="32295945"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13999B" w14:textId="77777777" w:rsidR="008D20AA" w:rsidRPr="00426101" w:rsidRDefault="008820AF">
            <w:r>
              <w:rPr>
                <w:b/>
                <w:bCs/>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F8BAE7" w14:textId="77777777" w:rsidR="008D20AA" w:rsidRPr="00426101" w:rsidRDefault="008820AF">
            <w:r>
              <w:rPr>
                <w:b/>
                <w:bCs/>
                <w:sz w:val="20"/>
                <w:szCs w:val="20"/>
              </w:rPr>
              <w:t>Date</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2729D4" w14:textId="77777777" w:rsidR="008D20AA" w:rsidRPr="00426101" w:rsidRDefault="008820AF">
            <w:r>
              <w:rPr>
                <w:b/>
                <w:bCs/>
                <w:sz w:val="20"/>
                <w:szCs w:val="20"/>
              </w:rPr>
              <w:t>Summary of Changes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7C71E0" w14:textId="77777777" w:rsidR="008D20AA" w:rsidRPr="00426101" w:rsidRDefault="008820AF">
            <w:r>
              <w:rPr>
                <w:b/>
                <w:bCs/>
                <w:sz w:val="20"/>
                <w:szCs w:val="20"/>
              </w:rPr>
              <w:t>Approved By</w:t>
            </w:r>
          </w:p>
        </w:tc>
      </w:tr>
      <w:tr w:rsidR="008D20AA" w:rsidRPr="00426101" w14:paraId="2170B39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27D10" w14:textId="77777777" w:rsidR="008D20AA" w:rsidRPr="00426101" w:rsidRDefault="008820AF">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4B637" w14:textId="77777777" w:rsidR="008D20AA" w:rsidRPr="00426101" w:rsidRDefault="008820AF">
            <w:r>
              <w:rPr>
                <w:sz w:val="20"/>
                <w:szCs w:val="20"/>
              </w:rPr>
              <w:t>June 2, 2026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F28EF" w14:textId="77777777" w:rsidR="008D20AA" w:rsidRPr="00426101" w:rsidRDefault="008820AF">
            <w:r>
              <w:rPr>
                <w:sz w:val="20"/>
                <w:szCs w:val="20"/>
              </w:rPr>
              <w:t>Initial release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22134" w14:textId="77777777" w:rsidR="008D20AA" w:rsidRPr="00426101" w:rsidRDefault="008820AF">
            <w:r>
              <w:rPr>
                <w:sz w:val="20"/>
                <w:szCs w:val="20"/>
              </w:rPr>
              <w:t>Raminder Shah</w:t>
            </w:r>
          </w:p>
        </w:tc>
      </w:tr>
      <w:tr w:rsidR="008D20AA" w:rsidRPr="00426101">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1.1 (Draft)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Pending approval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§5.5 — documented first-party engagement of 5+ years accepted as equivalent corroborating evidence in lieu of an external reference. Stage 2 — corrected pre-screen field names to ai_prescreening_*. Control block — completed approver 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Pending (MD)</w:t>
            </w:r>
          </w:p>
        </w:tc>
      </w:tr>
    </w:tbl>
    <w:p w14:paraId="7BA575D3" w14:textId="77777777" w:rsidR="008D20AA" w:rsidRPr="00426101" w:rsidRDefault="008D20AA">
      <w:pPr>
        <w:spacing w:before="120"/>
      </w:pPr>
    </w:p>
    <w:p w14:paraId="15A609AE" w14:textId="77777777" w:rsidR="008D20AA" w:rsidRPr="00426101" w:rsidRDefault="008D20AA">
      <w:pPr>
        <w:pBdr>
          <w:bottom w:val="single" w:sz="4" w:space="1" w:color="2E75B6"/>
        </w:pBdr>
        <w:spacing w:before="120" w:after="120"/>
      </w:pPr>
    </w:p>
    <w:p w14:paraId="1DCE0C97" w14:textId="77777777" w:rsidR="008D20AA" w:rsidRPr="00426101" w:rsidRDefault="008820AF">
      <w:pPr>
        <w:pStyle w:val="Heading1"/>
        <w:rPr>
          <w:color w:val="auto"/>
        </w:rPr>
      </w:pPr>
      <w:r>
        <w:rPr>
          <w:color w:val="auto"/>
        </w:rPr>
        <w:lastRenderedPageBreak/>
        <w:t>Appendix A — Reference Interview Guide</w:t>
      </w:r>
    </w:p>
    <w:p w14:paraId="04C5AF10" w14:textId="77777777" w:rsidR="008D20AA" w:rsidRPr="00426101" w:rsidRDefault="008820AF">
      <w:pPr>
        <w:spacing w:before="60" w:after="60"/>
      </w:pPr>
      <w:r>
        <w:t>The following questions are used during reference checks for COA translator candidates. Not all questions need to be asked in every call; use judgment based on the conversation.</w:t>
      </w:r>
    </w:p>
    <w:p w14:paraId="2ED9A0C0" w14:textId="77777777" w:rsidR="008D20AA" w:rsidRPr="00426101" w:rsidRDefault="008D20AA">
      <w:pPr>
        <w:spacing w:before="80"/>
      </w:pPr>
    </w:p>
    <w:p w14:paraId="6DF8B878" w14:textId="77777777" w:rsidR="008D20AA" w:rsidRPr="00426101" w:rsidRDefault="008820AF">
      <w:pPr>
        <w:spacing w:before="200" w:after="60"/>
      </w:pPr>
      <w:r>
        <w:rPr>
          <w:b/>
          <w:bCs/>
        </w:rPr>
        <w:t>Opening</w:t>
      </w:r>
    </w:p>
    <w:p w14:paraId="79C9C1CF" w14:textId="77777777" w:rsidR="008D20AA" w:rsidRPr="00426101" w:rsidRDefault="008820AF">
      <w:pPr>
        <w:pStyle w:val="ListParagraph"/>
        <w:numPr>
          <w:ilvl w:val="0"/>
          <w:numId w:val="2"/>
        </w:numPr>
        <w:spacing w:before="40" w:after="40"/>
      </w:pPr>
      <w:r>
        <w:t>How long did you work with [candidate name], and in what capacity?</w:t>
      </w:r>
    </w:p>
    <w:p w14:paraId="4C1D29E5" w14:textId="77777777" w:rsidR="008D20AA" w:rsidRPr="00426101" w:rsidRDefault="008820AF">
      <w:pPr>
        <w:pStyle w:val="ListParagraph"/>
        <w:numPr>
          <w:ilvl w:val="0"/>
          <w:numId w:val="2"/>
        </w:numPr>
        <w:spacing w:before="40" w:after="40"/>
      </w:pPr>
      <w:r>
        <w:t>What types of projects did they work on with you — what subject matter, what language pairs?</w:t>
      </w:r>
    </w:p>
    <w:p w14:paraId="15DD0E3C" w14:textId="77777777" w:rsidR="008D20AA" w:rsidRPr="00426101" w:rsidRDefault="008D20AA">
      <w:pPr>
        <w:spacing w:before="80"/>
      </w:pPr>
    </w:p>
    <w:p w14:paraId="5C77D7AE" w14:textId="77777777" w:rsidR="008D20AA" w:rsidRPr="00426101" w:rsidRDefault="008820AF">
      <w:pPr>
        <w:spacing w:before="200" w:after="60"/>
      </w:pPr>
      <w:r>
        <w:rPr>
          <w:b/>
          <w:bCs/>
        </w:rPr>
        <w:t>Quality</w:t>
      </w:r>
    </w:p>
    <w:p w14:paraId="7C9A1DC7" w14:textId="77777777" w:rsidR="008D20AA" w:rsidRPr="00426101" w:rsidRDefault="008820AF">
      <w:pPr>
        <w:pStyle w:val="ListParagraph"/>
        <w:numPr>
          <w:ilvl w:val="0"/>
          <w:numId w:val="2"/>
        </w:numPr>
        <w:spacing w:before="40" w:after="40"/>
      </w:pPr>
      <w:r>
        <w:t>How would you describe the quality of their translation work?</w:t>
      </w:r>
    </w:p>
    <w:p w14:paraId="3F7546E4" w14:textId="77777777" w:rsidR="008D20AA" w:rsidRPr="00426101" w:rsidRDefault="008820AF">
      <w:pPr>
        <w:pStyle w:val="ListParagraph"/>
        <w:numPr>
          <w:ilvl w:val="0"/>
          <w:numId w:val="2"/>
        </w:numPr>
        <w:spacing w:before="40" w:after="40"/>
      </w:pPr>
      <w:r>
        <w:t>Were their submissions typically clean, or did they require significant revision?</w:t>
      </w:r>
    </w:p>
    <w:p w14:paraId="112D6C60" w14:textId="77777777" w:rsidR="008D20AA" w:rsidRPr="00426101" w:rsidRDefault="008820AF">
      <w:pPr>
        <w:pStyle w:val="ListParagraph"/>
        <w:numPr>
          <w:ilvl w:val="0"/>
          <w:numId w:val="2"/>
        </w:numPr>
        <w:spacing w:before="40" w:after="40"/>
      </w:pPr>
      <w:r>
        <w:t>Did you ever have any concerns about accuracy on clinical or medical content specifically?</w:t>
      </w:r>
    </w:p>
    <w:p w14:paraId="16A366A9" w14:textId="77777777" w:rsidR="008D20AA" w:rsidRPr="00426101" w:rsidRDefault="008D20AA">
      <w:pPr>
        <w:spacing w:before="80"/>
      </w:pPr>
    </w:p>
    <w:p w14:paraId="15A61553" w14:textId="77777777" w:rsidR="008D20AA" w:rsidRPr="00426101" w:rsidRDefault="008820AF">
      <w:pPr>
        <w:spacing w:before="200" w:after="60"/>
      </w:pPr>
      <w:r>
        <w:rPr>
          <w:b/>
          <w:bCs/>
        </w:rPr>
        <w:t>Reliability</w:t>
      </w:r>
    </w:p>
    <w:p w14:paraId="1F8CBFE9" w14:textId="77777777" w:rsidR="008D20AA" w:rsidRPr="00426101" w:rsidRDefault="008820AF">
      <w:pPr>
        <w:pStyle w:val="ListParagraph"/>
        <w:numPr>
          <w:ilvl w:val="0"/>
          <w:numId w:val="2"/>
        </w:numPr>
        <w:spacing w:before="40" w:after="40"/>
      </w:pPr>
      <w:r>
        <w:t>Were they reliable with deadlines?</w:t>
      </w:r>
    </w:p>
    <w:p w14:paraId="75AB0E4E" w14:textId="77777777" w:rsidR="008D20AA" w:rsidRPr="00426101" w:rsidRDefault="008820AF">
      <w:pPr>
        <w:pStyle w:val="ListParagraph"/>
        <w:numPr>
          <w:ilvl w:val="0"/>
          <w:numId w:val="2"/>
        </w:numPr>
        <w:spacing w:before="40" w:after="40"/>
      </w:pPr>
      <w:r>
        <w:t>How was their communication — timely, professional, proactive when issues arose?</w:t>
      </w:r>
    </w:p>
    <w:p w14:paraId="3E50BD2C" w14:textId="77777777" w:rsidR="008D20AA" w:rsidRPr="00426101" w:rsidRDefault="008D20AA">
      <w:pPr>
        <w:spacing w:before="80"/>
      </w:pPr>
    </w:p>
    <w:p w14:paraId="3A761E1F" w14:textId="77777777" w:rsidR="008D20AA" w:rsidRPr="00426101" w:rsidRDefault="008820AF">
      <w:pPr>
        <w:spacing w:before="200" w:after="60"/>
      </w:pPr>
      <w:r>
        <w:rPr>
          <w:b/>
          <w:bCs/>
        </w:rPr>
        <w:t>Working relationship</w:t>
      </w:r>
    </w:p>
    <w:p w14:paraId="606E5CA2" w14:textId="77777777" w:rsidR="008D20AA" w:rsidRPr="00426101" w:rsidRDefault="008820AF">
      <w:pPr>
        <w:pStyle w:val="ListParagraph"/>
        <w:numPr>
          <w:ilvl w:val="0"/>
          <w:numId w:val="2"/>
        </w:numPr>
        <w:spacing w:before="40" w:after="40"/>
      </w:pPr>
      <w:r>
        <w:t>How did they respond to revision feedback or queries on their work?</w:t>
      </w:r>
    </w:p>
    <w:p w14:paraId="04E496BC" w14:textId="77777777" w:rsidR="008D20AA" w:rsidRPr="00426101" w:rsidRDefault="008820AF">
      <w:pPr>
        <w:pStyle w:val="ListParagraph"/>
        <w:numPr>
          <w:ilvl w:val="0"/>
          <w:numId w:val="2"/>
        </w:numPr>
        <w:spacing w:before="40" w:after="40"/>
      </w:pPr>
      <w:r>
        <w:t>Were there any concerns — professional conduct, confidentiality, anything else — that would be relevant for us to know?</w:t>
      </w:r>
    </w:p>
    <w:p w14:paraId="507762A4" w14:textId="77777777" w:rsidR="008D20AA" w:rsidRPr="00426101" w:rsidRDefault="008D20AA">
      <w:pPr>
        <w:spacing w:before="80"/>
      </w:pPr>
    </w:p>
    <w:p w14:paraId="0F101E33" w14:textId="77777777" w:rsidR="008D20AA" w:rsidRPr="00426101" w:rsidRDefault="008820AF">
      <w:pPr>
        <w:spacing w:before="200" w:after="60"/>
      </w:pPr>
      <w:r>
        <w:rPr>
          <w:b/>
          <w:bCs/>
        </w:rPr>
        <w:t>Closing</w:t>
      </w:r>
    </w:p>
    <w:p w14:paraId="78633E3A" w14:textId="77777777" w:rsidR="008D20AA" w:rsidRPr="00426101" w:rsidRDefault="008820AF">
      <w:pPr>
        <w:pStyle w:val="ListParagraph"/>
        <w:numPr>
          <w:ilvl w:val="0"/>
          <w:numId w:val="2"/>
        </w:numPr>
        <w:spacing w:before="40" w:after="40"/>
      </w:pPr>
      <w:r>
        <w:t>Would you work with this person again?</w:t>
      </w:r>
    </w:p>
    <w:p w14:paraId="12571DA6" w14:textId="77777777" w:rsidR="008D20AA" w:rsidRPr="00426101" w:rsidRDefault="008820AF">
      <w:pPr>
        <w:pStyle w:val="ListParagraph"/>
        <w:numPr>
          <w:ilvl w:val="0"/>
          <w:numId w:val="2"/>
        </w:numPr>
        <w:spacing w:before="40" w:after="40"/>
      </w:pPr>
      <w:r>
        <w:t>Is there anything else you think would be useful for us to know?</w:t>
      </w:r>
    </w:p>
    <w:p w14:paraId="33193668" w14:textId="77777777" w:rsidR="008D20AA" w:rsidRPr="00426101" w:rsidRDefault="008D20AA">
      <w:pPr>
        <w:spacing w:before="80"/>
      </w:pPr>
    </w:p>
    <w:p w14:paraId="69490A19" w14:textId="77777777" w:rsidR="008D20AA" w:rsidRPr="00426101" w:rsidRDefault="008820AF">
      <w:pPr>
        <w:spacing w:before="60" w:after="60"/>
      </w:pPr>
      <w:r>
        <w:t>Reference outcomes are recorded as: Positive (would work with again, no significant concerns); Neutral (qualified positive with noted limitations); or Negative (would not work with again, or significant concerns raised). Neutral and Negative outcomes must include a summary of specific information gathered.</w:t>
      </w:r>
    </w:p>
    <w:p w14:paraId="32154483" w14:textId="77777777" w:rsidR="008D20AA" w:rsidRPr="00426101" w:rsidRDefault="008D20AA">
      <w:pPr>
        <w:spacing w:before="120"/>
      </w:pPr>
    </w:p>
    <w:p w14:paraId="74F230D9" w14:textId="77777777" w:rsidR="008D20AA" w:rsidRPr="00426101" w:rsidRDefault="008D20AA">
      <w:pPr>
        <w:pBdr>
          <w:bottom w:val="single" w:sz="4" w:space="1" w:color="2E75B6"/>
        </w:pBdr>
        <w:spacing w:before="120" w:after="120"/>
      </w:pPr>
    </w:p>
    <w:p w14:paraId="0A48FE2E" w14:textId="77777777" w:rsidR="008D20AA" w:rsidRPr="00426101" w:rsidRDefault="008820AF">
      <w:pPr>
        <w:pStyle w:val="Heading1"/>
        <w:rPr>
          <w:color w:val="auto"/>
        </w:rPr>
      </w:pPr>
      <w:r>
        <w:rPr>
          <w:color w:val="auto"/>
        </w:rPr>
        <w:t>Appendix B — Performance Threshold Table</w:t>
      </w:r>
    </w:p>
    <w:p w14:paraId="2D4BDC3D" w14:textId="77777777" w:rsidR="008D20AA" w:rsidRPr="00426101" w:rsidRDefault="008820AF">
      <w:pPr>
        <w:spacing w:before="60" w:after="60"/>
      </w:pPr>
      <w:r>
        <w:t>The following thresholds trigger a mandatory intervention review. Thresholds are assessed monthly from the qms.linguist_performance_snapshot view.</w:t>
      </w:r>
    </w:p>
    <w:p w14:paraId="524CEC79" w14:textId="77777777" w:rsidR="008D20AA" w:rsidRPr="00426101" w:rsidRDefault="008D20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430"/>
        <w:gridCol w:w="3430"/>
      </w:tblGrid>
      <w:tr w:rsidR="008D20AA" w:rsidRPr="00426101" w14:paraId="5E06DB9D"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8AF67" w14:textId="77777777" w:rsidR="008D20AA" w:rsidRPr="00426101" w:rsidRDefault="008820AF">
            <w:r>
              <w:rPr>
                <w:b/>
                <w:bCs/>
                <w:sz w:val="20"/>
                <w:szCs w:val="20"/>
              </w:rPr>
              <w:lastRenderedPageBreak/>
              <w:t>Signal</w:t>
            </w:r>
          </w:p>
        </w:tc>
        <w:tc>
          <w:tcPr>
            <w:tcW w:w="2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0DED45" w14:textId="77777777" w:rsidR="008D20AA" w:rsidRPr="00426101" w:rsidRDefault="008820AF">
            <w:r>
              <w:rPr>
                <w:b/>
                <w:bCs/>
                <w:sz w:val="20"/>
                <w:szCs w:val="20"/>
              </w:rPr>
              <w:t>Threshold</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542471" w14:textId="77777777" w:rsidR="008D20AA" w:rsidRPr="00426101" w:rsidRDefault="008820AF">
            <w:r>
              <w:rPr>
                <w:b/>
                <w:bCs/>
                <w:sz w:val="20"/>
                <w:szCs w:val="20"/>
              </w:rPr>
              <w:t>Intervention Level</w:t>
            </w:r>
          </w:p>
        </w:tc>
      </w:tr>
      <w:tr w:rsidR="008D20AA" w:rsidRPr="00426101" w14:paraId="24A0139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40AB3" w14:textId="77777777" w:rsidR="008D20AA" w:rsidRPr="00426101" w:rsidRDefault="008820AF">
            <w:r>
              <w:rPr>
                <w:sz w:val="20"/>
                <w:szCs w:val="20"/>
              </w:rPr>
              <w:t>Major/critical accuracy error rate (COA projects)</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B47C0" w14:textId="77777777" w:rsidR="008D20AA" w:rsidRPr="00426101" w:rsidRDefault="008820AF">
            <w:r>
              <w:rPr>
                <w:sz w:val="20"/>
                <w:szCs w:val="20"/>
              </w:rPr>
              <w:t>Any single critical error; or major error rate &gt;2% of segments reviewed</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C589C" w14:textId="77777777" w:rsidR="008D20AA" w:rsidRPr="00426101" w:rsidRDefault="008820AF">
            <w:r>
              <w:rPr>
                <w:sz w:val="20"/>
                <w:szCs w:val="20"/>
              </w:rPr>
              <w:t>Immediate suspension pending review</w:t>
            </w:r>
          </w:p>
        </w:tc>
      </w:tr>
      <w:tr w:rsidR="008D20AA" w:rsidRPr="00426101" w14:paraId="23D4CD4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1B72AD" w14:textId="77777777" w:rsidR="008D20AA" w:rsidRPr="00426101" w:rsidRDefault="008820AF">
            <w:r>
              <w:rPr>
                <w:sz w:val="20"/>
                <w:szCs w:val="20"/>
              </w:rPr>
              <w:t>On-time delivery rate (rolling 3 months)</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0B17E3" w14:textId="77777777" w:rsidR="008D20AA" w:rsidRPr="00426101" w:rsidRDefault="008820AF">
            <w:r>
              <w:rPr>
                <w:sz w:val="20"/>
                <w:szCs w:val="20"/>
              </w:rPr>
              <w:t>Below 90%</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A02C6B" w14:textId="77777777" w:rsidR="008D20AA" w:rsidRPr="00426101" w:rsidRDefault="008820AF">
            <w:r>
              <w:rPr>
                <w:sz w:val="20"/>
                <w:szCs w:val="20"/>
              </w:rPr>
              <w:t>Coaching conversation</w:t>
            </w:r>
          </w:p>
        </w:tc>
      </w:tr>
      <w:tr w:rsidR="008D20AA" w:rsidRPr="00426101" w14:paraId="4015566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2FBEC" w14:textId="77777777" w:rsidR="008D20AA" w:rsidRPr="00426101" w:rsidRDefault="008820AF">
            <w:r>
              <w:rPr>
                <w:sz w:val="20"/>
                <w:szCs w:val="20"/>
              </w:rPr>
              <w:t>Revision finding rate (major errors)</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7673F" w14:textId="77777777" w:rsidR="008D20AA" w:rsidRPr="00426101" w:rsidRDefault="008820AF">
            <w:r>
              <w:rPr>
                <w:sz w:val="20"/>
                <w:szCs w:val="20"/>
              </w:rPr>
              <w:t>Above project average for two consecutive review periods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0C5E8" w14:textId="77777777" w:rsidR="008D20AA" w:rsidRPr="00426101" w:rsidRDefault="008820AF">
            <w:r>
              <w:rPr>
                <w:sz w:val="20"/>
                <w:szCs w:val="20"/>
              </w:rPr>
              <w:t>Coaching conversation</w:t>
            </w:r>
          </w:p>
        </w:tc>
      </w:tr>
      <w:tr w:rsidR="008D20AA" w:rsidRPr="00426101" w14:paraId="677A659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9FC63F" w14:textId="77777777" w:rsidR="008D20AA" w:rsidRPr="00426101" w:rsidRDefault="008820AF">
            <w:r>
              <w:rPr>
                <w:sz w:val="20"/>
                <w:szCs w:val="20"/>
              </w:rPr>
              <w:t>Client complaint involvement</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850DCB" w14:textId="77777777" w:rsidR="008D20AA" w:rsidRPr="00426101" w:rsidRDefault="008820AF">
            <w:r>
              <w:rPr>
                <w:sz w:val="20"/>
                <w:szCs w:val="20"/>
              </w:rPr>
              <w:t>Any confirmed client complaint attributable to translator</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EF359" w14:textId="77777777" w:rsidR="008D20AA" w:rsidRPr="00426101" w:rsidRDefault="008820AF">
            <w:r>
              <w:rPr>
                <w:sz w:val="20"/>
                <w:szCs w:val="20"/>
              </w:rPr>
              <w:t>Investigation; coaching or suspension depending on severity</w:t>
            </w:r>
          </w:p>
        </w:tc>
      </w:tr>
      <w:tr w:rsidR="008D20AA" w:rsidRPr="00426101" w14:paraId="671C99E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7230C" w14:textId="77777777" w:rsidR="008D20AA" w:rsidRPr="00426101" w:rsidRDefault="008820AF">
            <w:r>
              <w:rPr>
                <w:sz w:val="20"/>
                <w:szCs w:val="20"/>
              </w:rPr>
              <w:t>Activity recency</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8661E" w14:textId="77777777" w:rsidR="008D20AA" w:rsidRPr="00426101" w:rsidRDefault="008820AF">
            <w:r>
              <w:rPr>
                <w:sz w:val="20"/>
                <w:szCs w:val="20"/>
              </w:rPr>
              <w:t>No project activity in 12 months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24FCF" w14:textId="77777777" w:rsidR="008D20AA" w:rsidRPr="00426101" w:rsidRDefault="008820AF">
            <w:r>
              <w:rPr>
                <w:sz w:val="20"/>
                <w:szCs w:val="20"/>
              </w:rPr>
              <w:t>Re-engagement outreach; re-qualification review if returning after 18+ months</w:t>
            </w:r>
          </w:p>
        </w:tc>
      </w:tr>
      <w:tr w:rsidR="008D20AA" w:rsidRPr="00426101" w14:paraId="3BA1E49B"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492DBA" w14:textId="77777777" w:rsidR="008D20AA" w:rsidRPr="00426101" w:rsidRDefault="008820AF">
            <w:r>
              <w:rPr>
                <w:sz w:val="20"/>
                <w:szCs w:val="20"/>
              </w:rPr>
              <w:t>Confirmed confidentiality breach</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6C073F" w14:textId="77777777" w:rsidR="008D20AA" w:rsidRPr="00426101" w:rsidRDefault="008820AF">
            <w:r>
              <w:rPr>
                <w:sz w:val="20"/>
                <w:szCs w:val="20"/>
              </w:rPr>
              <w:t>Any confirmed breach</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5ECB16" w14:textId="77777777" w:rsidR="008D20AA" w:rsidRPr="00426101" w:rsidRDefault="008820AF">
            <w:r>
              <w:rPr>
                <w:sz w:val="20"/>
                <w:szCs w:val="20"/>
              </w:rPr>
              <w:t>Immediate suspension; offboarding review</w:t>
            </w:r>
          </w:p>
        </w:tc>
      </w:tr>
    </w:tbl>
    <w:p w14:paraId="4CCBF170" w14:textId="77777777" w:rsidR="008D20AA" w:rsidRPr="00426101" w:rsidRDefault="008D20AA">
      <w:pPr>
        <w:spacing w:before="240"/>
      </w:pPr>
    </w:p>
    <w:p w14:paraId="46FA3B71" w14:textId="77777777" w:rsidR="008D20AA" w:rsidRPr="00426101" w:rsidRDefault="008D20AA">
      <w:pPr>
        <w:pBdr>
          <w:bottom w:val="single" w:sz="4" w:space="1" w:color="2E75B6"/>
        </w:pBdr>
        <w:spacing w:before="120" w:after="120"/>
      </w:pPr>
    </w:p>
    <w:p w14:paraId="08C72B28" w14:textId="77777777" w:rsidR="008D20AA" w:rsidRPr="00426101" w:rsidRDefault="008D20AA">
      <w:pPr>
        <w:spacing w:before="80"/>
      </w:pPr>
    </w:p>
    <w:p w14:paraId="5BCF4D7C" w14:textId="77777777" w:rsidR="008D20AA" w:rsidRPr="00426101" w:rsidRDefault="008820AF">
      <w:pPr>
        <w:spacing w:before="60" w:after="60"/>
        <w:rPr>
          <w:b/>
          <w:bCs/>
        </w:rPr>
      </w:pPr>
      <w:r>
        <w:rPr>
          <w:b/>
          <w:bCs/>
        </w:rPr>
        <w:t>END OF DOCUMENT</w:t>
      </w:r>
    </w:p>
    <w:p w14:paraId="3ADC717A" w14:textId="77777777" w:rsidR="008D20AA" w:rsidRPr="00426101" w:rsidRDefault="008820AF">
      <w:pPr>
        <w:spacing w:before="60" w:after="60"/>
        <w:rPr>
          <w:sz w:val="18"/>
          <w:szCs w:val="18"/>
        </w:rPr>
      </w:pPr>
      <w:r>
        <w:rPr>
          <w:sz w:val="18"/>
          <w:szCs w:val="18"/>
        </w:rPr>
        <w:t>SOP VM-001 | Version 1.1 (Draft) | Cethos Solutions | v1.0 effective June 2, 2026</w:t>
      </w:r>
    </w:p>
    <w:sectPr w:rsidR="008D20AA" w:rsidRPr="00426101">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minder Shah" w:date="2026-06-17T13:45:00Z" w:initials="RS">
    <w:p w14:paraId="5CA4F42F" w14:textId="77777777" w:rsidR="000F7BA5" w:rsidRDefault="000F7BA5" w:rsidP="000F7BA5">
      <w:pPr>
        <w:pStyle w:val="CommentText"/>
      </w:pPr>
      <w:r>
        <w:rPr>
          <w:rStyle w:val="CommentReference"/>
        </w:rPr>
        <w:annotationRef/>
      </w:r>
      <w:r>
        <w:t>This or 5.1 fully evidenced.</w:t>
      </w:r>
    </w:p>
  </w:comment>
  <w:comment w:id="1" w:author="Raminder Shah" w:date="2026-06-17T13:50:00Z" w:initials="RS">
    <w:p w14:paraId="7B0BE926" w14:textId="77777777" w:rsidR="00C276E9" w:rsidRDefault="00C276E9" w:rsidP="00C276E9">
      <w:pPr>
        <w:pStyle w:val="CommentText"/>
      </w:pPr>
      <w:r>
        <w:rPr>
          <w:rStyle w:val="CommentReference"/>
        </w:rPr>
        <w:annotationRef/>
      </w:r>
      <w:r>
        <w:t>We have to find a way to make this optional.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A4F42F" w15:done="0"/>
  <w15:commentEx w15:paraId="7B0BE9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DE2376" w16cex:dateUtc="2026-06-17T19:45:00Z"/>
  <w16cex:commentExtensible w16cex:durableId="21035A2B" w16cex:dateUtc="2026-06-17T1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A4F42F" w16cid:durableId="2DDE2376"/>
  <w16cid:commentId w16cid:paraId="7B0BE926" w16cid:durableId="21035A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69102" w14:textId="77777777" w:rsidR="00DF5BC0" w:rsidRDefault="00DF5BC0">
      <w:r>
        <w:separator/>
      </w:r>
    </w:p>
  </w:endnote>
  <w:endnote w:type="continuationSeparator" w:id="0">
    <w:p w14:paraId="2AF1B0D2" w14:textId="77777777" w:rsidR="00DF5BC0" w:rsidRDefault="00DF5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E84E" w14:textId="77777777" w:rsidR="00097BAB" w:rsidRDefault="00097BAB">
    <w:pPr>
      <w:pBdr>
        <w:top w:val="single" w:sz="4" w:space="4" w:color="2E75B6"/>
      </w:pBdr>
      <w:tabs>
        <w:tab w:val="right" w:pos="9360"/>
      </w:tabs>
    </w:pPr>
    <w:r>
      <w:rPr>
        <w:color w:val="666666"/>
        <w:sz w:val="18"/>
        <w:szCs w:val="18"/>
      </w:rPr>
      <w:t>Version 1.0 | Effective June 2, 2026</w:t>
    </w:r>
    <w:r>
      <w:rPr>
        <w:color w:val="666666"/>
        <w:sz w:val="18"/>
        <w:szCs w:val="18"/>
      </w:rPr>
      <w:tab/>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B9DCD" w14:textId="77777777" w:rsidR="00DF5BC0" w:rsidRDefault="00DF5BC0">
      <w:r>
        <w:separator/>
      </w:r>
    </w:p>
  </w:footnote>
  <w:footnote w:type="continuationSeparator" w:id="0">
    <w:p w14:paraId="0C327CFA" w14:textId="77777777" w:rsidR="00DF5BC0" w:rsidRDefault="00DF5B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E0BA" w14:textId="77777777" w:rsidR="00097BAB" w:rsidRDefault="00097BAB">
    <w:pPr>
      <w:pBdr>
        <w:bottom w:val="single" w:sz="4" w:space="4" w:color="2E75B6"/>
      </w:pBdr>
      <w:tabs>
        <w:tab w:val="right" w:pos="9360"/>
      </w:tabs>
    </w:pPr>
    <w:r>
      <w:rPr>
        <w:color w:val="666666"/>
        <w:sz w:val="18"/>
        <w:szCs w:val="18"/>
      </w:rPr>
      <w:t>Cethos Solutions — CONFIDENTIAL</w:t>
    </w:r>
    <w:r>
      <w:rPr>
        <w:color w:val="666666"/>
        <w:sz w:val="18"/>
        <w:szCs w:val="18"/>
      </w:rPr>
      <w:tab/>
      <w:t>SOP VM-001 | Vendor Qualification for COA Translation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A4E36"/>
    <w:multiLevelType w:val="hybridMultilevel"/>
    <w:tmpl w:val="47FA8DC8"/>
    <w:lvl w:ilvl="0" w:tplc="C866989C">
      <w:start w:val="1"/>
      <w:numFmt w:val="bullet"/>
      <w:lvlText w:val="•"/>
      <w:lvlJc w:val="left"/>
      <w:pPr>
        <w:ind w:left="720" w:hanging="360"/>
      </w:pPr>
    </w:lvl>
    <w:lvl w:ilvl="1" w:tplc="1B62BD2C">
      <w:start w:val="1"/>
      <w:numFmt w:val="bullet"/>
      <w:lvlText w:val="–"/>
      <w:lvlJc w:val="left"/>
      <w:pPr>
        <w:ind w:left="1080" w:hanging="360"/>
      </w:pPr>
    </w:lvl>
    <w:lvl w:ilvl="2" w:tplc="EEEC94EC">
      <w:numFmt w:val="decimal"/>
      <w:lvlText w:val=""/>
      <w:lvlJc w:val="left"/>
    </w:lvl>
    <w:lvl w:ilvl="3" w:tplc="C6727B26">
      <w:numFmt w:val="decimal"/>
      <w:lvlText w:val=""/>
      <w:lvlJc w:val="left"/>
    </w:lvl>
    <w:lvl w:ilvl="4" w:tplc="E3360C6C">
      <w:numFmt w:val="decimal"/>
      <w:lvlText w:val=""/>
      <w:lvlJc w:val="left"/>
    </w:lvl>
    <w:lvl w:ilvl="5" w:tplc="E4204A58">
      <w:numFmt w:val="decimal"/>
      <w:lvlText w:val=""/>
      <w:lvlJc w:val="left"/>
    </w:lvl>
    <w:lvl w:ilvl="6" w:tplc="9EEEAE4E">
      <w:numFmt w:val="decimal"/>
      <w:lvlText w:val=""/>
      <w:lvlJc w:val="left"/>
    </w:lvl>
    <w:lvl w:ilvl="7" w:tplc="75AA8FE4">
      <w:numFmt w:val="decimal"/>
      <w:lvlText w:val=""/>
      <w:lvlJc w:val="left"/>
    </w:lvl>
    <w:lvl w:ilvl="8" w:tplc="AACE4C0A">
      <w:numFmt w:val="decimal"/>
      <w:lvlText w:val=""/>
      <w:lvlJc w:val="left"/>
    </w:lvl>
  </w:abstractNum>
  <w:abstractNum w:abstractNumId="1" w15:restartNumberingAfterBreak="0">
    <w:nsid w:val="419F2288"/>
    <w:multiLevelType w:val="hybridMultilevel"/>
    <w:tmpl w:val="0C44D274"/>
    <w:lvl w:ilvl="0" w:tplc="67909AAE">
      <w:start w:val="1"/>
      <w:numFmt w:val="decimal"/>
      <w:lvlText w:val="%1."/>
      <w:lvlJc w:val="left"/>
      <w:pPr>
        <w:ind w:left="720" w:hanging="360"/>
      </w:pPr>
    </w:lvl>
    <w:lvl w:ilvl="1" w:tplc="9944371A">
      <w:numFmt w:val="decimal"/>
      <w:lvlText w:val=""/>
      <w:lvlJc w:val="left"/>
    </w:lvl>
    <w:lvl w:ilvl="2" w:tplc="735027EE">
      <w:numFmt w:val="decimal"/>
      <w:lvlText w:val=""/>
      <w:lvlJc w:val="left"/>
    </w:lvl>
    <w:lvl w:ilvl="3" w:tplc="3ABCB178">
      <w:numFmt w:val="decimal"/>
      <w:lvlText w:val=""/>
      <w:lvlJc w:val="left"/>
    </w:lvl>
    <w:lvl w:ilvl="4" w:tplc="C5FCC662">
      <w:numFmt w:val="decimal"/>
      <w:lvlText w:val=""/>
      <w:lvlJc w:val="left"/>
    </w:lvl>
    <w:lvl w:ilvl="5" w:tplc="4B8469BC">
      <w:numFmt w:val="decimal"/>
      <w:lvlText w:val=""/>
      <w:lvlJc w:val="left"/>
    </w:lvl>
    <w:lvl w:ilvl="6" w:tplc="AD424CC0">
      <w:numFmt w:val="decimal"/>
      <w:lvlText w:val=""/>
      <w:lvlJc w:val="left"/>
    </w:lvl>
    <w:lvl w:ilvl="7" w:tplc="DE9A49F4">
      <w:numFmt w:val="decimal"/>
      <w:lvlText w:val=""/>
      <w:lvlJc w:val="left"/>
    </w:lvl>
    <w:lvl w:ilvl="8" w:tplc="A9D8759A">
      <w:numFmt w:val="decimal"/>
      <w:lvlText w:val=""/>
      <w:lvlJc w:val="left"/>
    </w:lvl>
  </w:abstractNum>
  <w:abstractNum w:abstractNumId="2" w15:restartNumberingAfterBreak="0">
    <w:nsid w:val="5E5371AF"/>
    <w:multiLevelType w:val="hybridMultilevel"/>
    <w:tmpl w:val="E10C4E28"/>
    <w:lvl w:ilvl="0" w:tplc="A8183856">
      <w:start w:val="1"/>
      <w:numFmt w:val="bullet"/>
      <w:lvlText w:val="●"/>
      <w:lvlJc w:val="left"/>
      <w:pPr>
        <w:ind w:left="720" w:hanging="360"/>
      </w:pPr>
    </w:lvl>
    <w:lvl w:ilvl="1" w:tplc="CCB23CDA">
      <w:start w:val="1"/>
      <w:numFmt w:val="bullet"/>
      <w:lvlText w:val="○"/>
      <w:lvlJc w:val="left"/>
      <w:pPr>
        <w:ind w:left="1440" w:hanging="360"/>
      </w:pPr>
    </w:lvl>
    <w:lvl w:ilvl="2" w:tplc="CC348150">
      <w:start w:val="1"/>
      <w:numFmt w:val="bullet"/>
      <w:lvlText w:val="■"/>
      <w:lvlJc w:val="left"/>
      <w:pPr>
        <w:ind w:left="2160" w:hanging="360"/>
      </w:pPr>
    </w:lvl>
    <w:lvl w:ilvl="3" w:tplc="755023E8">
      <w:start w:val="1"/>
      <w:numFmt w:val="bullet"/>
      <w:lvlText w:val="●"/>
      <w:lvlJc w:val="left"/>
      <w:pPr>
        <w:ind w:left="2880" w:hanging="360"/>
      </w:pPr>
    </w:lvl>
    <w:lvl w:ilvl="4" w:tplc="CF20A0B8">
      <w:start w:val="1"/>
      <w:numFmt w:val="bullet"/>
      <w:lvlText w:val="○"/>
      <w:lvlJc w:val="left"/>
      <w:pPr>
        <w:ind w:left="3600" w:hanging="360"/>
      </w:pPr>
    </w:lvl>
    <w:lvl w:ilvl="5" w:tplc="27CC378A">
      <w:start w:val="1"/>
      <w:numFmt w:val="bullet"/>
      <w:lvlText w:val="■"/>
      <w:lvlJc w:val="left"/>
      <w:pPr>
        <w:ind w:left="4320" w:hanging="360"/>
      </w:pPr>
    </w:lvl>
    <w:lvl w:ilvl="6" w:tplc="146E2E88">
      <w:start w:val="1"/>
      <w:numFmt w:val="bullet"/>
      <w:lvlText w:val="●"/>
      <w:lvlJc w:val="left"/>
      <w:pPr>
        <w:ind w:left="5040" w:hanging="360"/>
      </w:pPr>
    </w:lvl>
    <w:lvl w:ilvl="7" w:tplc="9D52D1A2">
      <w:start w:val="1"/>
      <w:numFmt w:val="bullet"/>
      <w:lvlText w:val="●"/>
      <w:lvlJc w:val="left"/>
      <w:pPr>
        <w:ind w:left="5760" w:hanging="360"/>
      </w:pPr>
    </w:lvl>
    <w:lvl w:ilvl="8" w:tplc="B3766616">
      <w:start w:val="1"/>
      <w:numFmt w:val="bullet"/>
      <w:lvlText w:val="●"/>
      <w:lvlJc w:val="left"/>
      <w:pPr>
        <w:ind w:left="6480" w:hanging="360"/>
      </w:pPr>
    </w:lvl>
  </w:abstractNum>
  <w:num w:numId="1" w16cid:durableId="1540510242">
    <w:abstractNumId w:val="2"/>
    <w:lvlOverride w:ilvl="0">
      <w:startOverride w:val="1"/>
    </w:lvlOverride>
  </w:num>
  <w:num w:numId="2" w16cid:durableId="1660617811">
    <w:abstractNumId w:val="0"/>
    <w:lvlOverride w:ilvl="0">
      <w:startOverride w:val="1"/>
    </w:lvlOverride>
  </w:num>
  <w:num w:numId="3" w16cid:durableId="97259477">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minder Shah">
    <w15:presenceInfo w15:providerId="AD" w15:userId="S::raminder@cethos.com::dd24c779-93ec-4f91-bded-ca73f96099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0AA"/>
    <w:rsid w:val="00097BAB"/>
    <w:rsid w:val="000F7BA5"/>
    <w:rsid w:val="0013679E"/>
    <w:rsid w:val="001C4B4D"/>
    <w:rsid w:val="003032C1"/>
    <w:rsid w:val="003810F7"/>
    <w:rsid w:val="003918CF"/>
    <w:rsid w:val="00426101"/>
    <w:rsid w:val="00465C73"/>
    <w:rsid w:val="00673119"/>
    <w:rsid w:val="008820AF"/>
    <w:rsid w:val="008D20AA"/>
    <w:rsid w:val="00940FF4"/>
    <w:rsid w:val="00980B99"/>
    <w:rsid w:val="009E0B66"/>
    <w:rsid w:val="00A86444"/>
    <w:rsid w:val="00A876B5"/>
    <w:rsid w:val="00A94A96"/>
    <w:rsid w:val="00AA12BB"/>
    <w:rsid w:val="00C276E9"/>
    <w:rsid w:val="00C7783E"/>
    <w:rsid w:val="00CA52CB"/>
    <w:rsid w:val="00CC3DE9"/>
    <w:rsid w:val="00DF5BC0"/>
    <w:rsid w:val="00E05331"/>
    <w:rsid w:val="00E51663"/>
    <w:rsid w:val="00E534C6"/>
    <w:rsid w:val="00ED792F"/>
    <w:rsid w:val="00F31A2E"/>
    <w:rsid w:val="00FC6814"/>
    <w:rsid w:val="38E7B9D4"/>
    <w:rsid w:val="4E0E6290"/>
    <w:rsid w:val="7200EECE"/>
    <w:rsid w:val="7C07CAE0"/>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A2B09"/>
  <w15:docId w15:val="{C9ACCFB3-C156-4A6B-94D8-CC642BF89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8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0F7BA5"/>
    <w:rPr>
      <w:sz w:val="16"/>
      <w:szCs w:val="16"/>
    </w:rPr>
  </w:style>
  <w:style w:type="paragraph" w:styleId="CommentText">
    <w:name w:val="annotation text"/>
    <w:basedOn w:val="Normal"/>
    <w:link w:val="CommentTextChar"/>
    <w:uiPriority w:val="99"/>
    <w:unhideWhenUsed/>
    <w:rsid w:val="000F7BA5"/>
    <w:rPr>
      <w:sz w:val="20"/>
      <w:szCs w:val="20"/>
    </w:rPr>
  </w:style>
  <w:style w:type="character" w:customStyle="1" w:styleId="CommentTextChar">
    <w:name w:val="Comment Text Char"/>
    <w:basedOn w:val="DefaultParagraphFont"/>
    <w:link w:val="CommentText"/>
    <w:uiPriority w:val="99"/>
    <w:rsid w:val="000F7BA5"/>
    <w:rPr>
      <w:sz w:val="20"/>
      <w:szCs w:val="20"/>
    </w:rPr>
  </w:style>
  <w:style w:type="paragraph" w:styleId="CommentSubject">
    <w:name w:val="annotation subject"/>
    <w:basedOn w:val="CommentText"/>
    <w:next w:val="CommentText"/>
    <w:link w:val="CommentSubjectChar"/>
    <w:uiPriority w:val="99"/>
    <w:semiHidden/>
    <w:unhideWhenUsed/>
    <w:rsid w:val="000F7BA5"/>
    <w:rPr>
      <w:b/>
      <w:bCs/>
    </w:rPr>
  </w:style>
  <w:style w:type="character" w:customStyle="1" w:styleId="CommentSubjectChar">
    <w:name w:val="Comment Subject Char"/>
    <w:basedOn w:val="CommentTextChar"/>
    <w:link w:val="CommentSubject"/>
    <w:uiPriority w:val="99"/>
    <w:semiHidden/>
    <w:rsid w:val="000F7BA5"/>
    <w:rPr>
      <w:b/>
      <w:bCs/>
      <w:sz w:val="20"/>
      <w:szCs w:val="20"/>
    </w:rPr>
  </w:style>
  <w:style w:type="paragraph" w:styleId="Header">
    <w:name w:val="header"/>
    <w:basedOn w:val="Normal"/>
    <w:link w:val="HeaderChar"/>
    <w:uiPriority w:val="99"/>
    <w:semiHidden/>
    <w:unhideWhenUsed/>
    <w:rsid w:val="00980B99"/>
    <w:pPr>
      <w:tabs>
        <w:tab w:val="center" w:pos="4680"/>
        <w:tab w:val="right" w:pos="9360"/>
      </w:tabs>
    </w:pPr>
  </w:style>
  <w:style w:type="character" w:customStyle="1" w:styleId="HeaderChar">
    <w:name w:val="Header Char"/>
    <w:basedOn w:val="DefaultParagraphFont"/>
    <w:link w:val="Header"/>
    <w:uiPriority w:val="99"/>
    <w:semiHidden/>
    <w:rsid w:val="00980B99"/>
    <w:rPr>
      <w:rFonts w:eastAsia="Times New Roman"/>
    </w:rPr>
  </w:style>
  <w:style w:type="paragraph" w:styleId="Footer">
    <w:name w:val="footer"/>
    <w:basedOn w:val="Normal"/>
    <w:link w:val="FooterChar"/>
    <w:uiPriority w:val="99"/>
    <w:semiHidden/>
    <w:unhideWhenUsed/>
    <w:rsid w:val="00980B99"/>
    <w:pPr>
      <w:tabs>
        <w:tab w:val="center" w:pos="4680"/>
        <w:tab w:val="right" w:pos="9360"/>
      </w:tabs>
    </w:pPr>
  </w:style>
  <w:style w:type="character" w:customStyle="1" w:styleId="FooterChar">
    <w:name w:val="Footer Char"/>
    <w:basedOn w:val="DefaultParagraphFont"/>
    <w:link w:val="Footer"/>
    <w:uiPriority w:val="99"/>
    <w:semiHidden/>
    <w:rsid w:val="00980B99"/>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3081</Words>
  <Characters>17352</Characters>
  <Application>Microsoft Office Word</Application>
  <DocSecurity>0</DocSecurity>
  <Lines>394</Lines>
  <Paragraphs>279</Paragraphs>
  <ScaleCrop>false</ScaleCrop>
  <Company/>
  <LinksUpToDate>false</LinksUpToDate>
  <CharactersWithSpaces>20154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Raminder Shah</cp:lastModifiedBy>
  <cp:revision>2</cp:revision>
  <dcterms:created xsi:type="dcterms:W3CDTF">2026-06-17T20:25:00Z</dcterms:created>
  <dcterms:modified xsi:type="dcterms:W3CDTF">2026-06-17T20:25:00Z</dcterms:modified>
</cp:coreProperties>
</file>